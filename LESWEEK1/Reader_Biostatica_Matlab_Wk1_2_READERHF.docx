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Content>
        <w:p w14:paraId="6548223C" w14:textId="77777777" w:rsidR="004D00DB" w:rsidRDefault="004D00DB">
          <w:r>
            <w:rPr>
              <w:noProof/>
              <w:lang w:val="en-US"/>
            </w:rPr>
            <mc:AlternateContent>
              <mc:Choice Requires="wps">
                <w:drawing>
                  <wp:anchor distT="0" distB="0" distL="114300" distR="114300" simplePos="0" relativeHeight="251659264" behindDoc="0" locked="0" layoutInCell="1" allowOverlap="1" wp14:anchorId="15EA090B" wp14:editId="4E699C39">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A80E34" w14:paraId="6AB1BC57" w14:textId="77777777">
                                  <w:trPr>
                                    <w:jc w:val="center"/>
                                  </w:trPr>
                                  <w:tc>
                                    <w:tcPr>
                                      <w:tcW w:w="2568" w:type="pct"/>
                                      <w:vAlign w:val="center"/>
                                    </w:tcPr>
                                    <w:p w14:paraId="7C55C311" w14:textId="77777777" w:rsidR="00A80E34" w:rsidRDefault="00A80E34" w:rsidP="00870358">
                                      <w:pPr>
                                        <w:jc w:val="center"/>
                                      </w:pPr>
                                      <w:r>
                                        <w:rPr>
                                          <w:noProof/>
                                          <w:lang w:val="en-US"/>
                                        </w:rPr>
                                        <w:drawing>
                                          <wp:inline distT="0" distB="0" distL="0" distR="0" wp14:anchorId="60B6C515" wp14:editId="5EB3B1A9">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01296747" w14:textId="77777777" w:rsidR="00A80E34" w:rsidRDefault="00A80E34">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2C6BCB43" w14:textId="77777777" w:rsidR="00A80E34" w:rsidRDefault="00A80E34" w:rsidP="00870358">
                                          <w:pPr>
                                            <w:pStyle w:val="NoSpacing"/>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E619339" w14:textId="77777777" w:rsidR="00A80E34" w:rsidRDefault="00A80E34" w:rsidP="00D75B78">
                                      <w:pPr>
                                        <w:pStyle w:val="NoSpacing"/>
                                        <w:jc w:val="right"/>
                                        <w:rPr>
                                          <w:color w:val="ED7D31" w:themeColor="accent2"/>
                                          <w:sz w:val="26"/>
                                          <w:szCs w:val="26"/>
                                        </w:rPr>
                                      </w:pPr>
                                    </w:p>
                                    <w:p w14:paraId="4059B46E" w14:textId="77777777" w:rsidR="00A80E34" w:rsidRDefault="00A80E34" w:rsidP="00D75B78">
                                      <w:pPr>
                                        <w:pStyle w:val="NoSpacing"/>
                                        <w:jc w:val="right"/>
                                        <w:rPr>
                                          <w:color w:val="ED7D31" w:themeColor="accent2"/>
                                          <w:sz w:val="26"/>
                                          <w:szCs w:val="26"/>
                                        </w:rPr>
                                      </w:pPr>
                                    </w:p>
                                    <w:p w14:paraId="4C6BC377" w14:textId="77777777" w:rsidR="00A80E34" w:rsidRDefault="00A80E34" w:rsidP="00D75B78">
                                      <w:pPr>
                                        <w:pStyle w:val="NoSpacing"/>
                                        <w:jc w:val="right"/>
                                        <w:rPr>
                                          <w:color w:val="ED7D31" w:themeColor="accent2"/>
                                          <w:sz w:val="26"/>
                                          <w:szCs w:val="26"/>
                                        </w:rPr>
                                      </w:pPr>
                                    </w:p>
                                    <w:p w14:paraId="5D368E76" w14:textId="77777777" w:rsidR="00A80E34" w:rsidRDefault="00A80E34" w:rsidP="00D75B78">
                                      <w:pPr>
                                        <w:pStyle w:val="NoSpacing"/>
                                        <w:jc w:val="right"/>
                                        <w:rPr>
                                          <w:color w:val="ED7D31" w:themeColor="accent2"/>
                                          <w:sz w:val="26"/>
                                          <w:szCs w:val="26"/>
                                        </w:rPr>
                                      </w:pPr>
                                    </w:p>
                                    <w:p w14:paraId="110423BB" w14:textId="77777777" w:rsidR="00A80E34" w:rsidRDefault="00A80E34" w:rsidP="00D75B78">
                                      <w:pPr>
                                        <w:pStyle w:val="NoSpacing"/>
                                        <w:jc w:val="right"/>
                                        <w:rPr>
                                          <w:color w:val="ED7D31" w:themeColor="accent2"/>
                                          <w:sz w:val="26"/>
                                          <w:szCs w:val="26"/>
                                        </w:rPr>
                                      </w:pPr>
                                    </w:p>
                                    <w:p w14:paraId="66DB6EC2" w14:textId="77777777" w:rsidR="00A80E34" w:rsidRDefault="00A80E34" w:rsidP="00D75B78">
                                      <w:pPr>
                                        <w:pStyle w:val="NoSpacing"/>
                                        <w:jc w:val="right"/>
                                        <w:rPr>
                                          <w:color w:val="ED7D31" w:themeColor="accent2"/>
                                          <w:sz w:val="26"/>
                                          <w:szCs w:val="26"/>
                                        </w:rPr>
                                      </w:pPr>
                                    </w:p>
                                    <w:p w14:paraId="0B3500AA" w14:textId="77777777" w:rsidR="00A80E34" w:rsidRDefault="00A80E34" w:rsidP="00D75B78">
                                      <w:pPr>
                                        <w:pStyle w:val="NoSpacing"/>
                                        <w:jc w:val="right"/>
                                        <w:rPr>
                                          <w:color w:val="ED7D31" w:themeColor="accent2"/>
                                          <w:sz w:val="26"/>
                                          <w:szCs w:val="26"/>
                                        </w:rPr>
                                      </w:pPr>
                                    </w:p>
                                    <w:p w14:paraId="0B673AB9" w14:textId="77777777" w:rsidR="00A80E34" w:rsidRDefault="00A80E34" w:rsidP="00D75B78">
                                      <w:pPr>
                                        <w:pStyle w:val="NoSpacing"/>
                                        <w:jc w:val="right"/>
                                        <w:rPr>
                                          <w:color w:val="ED7D31" w:themeColor="accent2"/>
                                          <w:sz w:val="26"/>
                                          <w:szCs w:val="26"/>
                                        </w:rPr>
                                      </w:pPr>
                                    </w:p>
                                    <w:p w14:paraId="12449131" w14:textId="77777777" w:rsidR="00A80E34" w:rsidRDefault="00A80E34" w:rsidP="00D75B78">
                                      <w:pPr>
                                        <w:pStyle w:val="NoSpacing"/>
                                        <w:jc w:val="right"/>
                                        <w:rPr>
                                          <w:color w:val="ED7D31" w:themeColor="accent2"/>
                                          <w:sz w:val="26"/>
                                          <w:szCs w:val="26"/>
                                        </w:rPr>
                                      </w:pPr>
                                    </w:p>
                                    <w:p w14:paraId="6B82D14D" w14:textId="77777777" w:rsidR="00A80E34" w:rsidRDefault="00A80E34" w:rsidP="00D75B78">
                                      <w:pPr>
                                        <w:pStyle w:val="NoSpacing"/>
                                        <w:jc w:val="right"/>
                                        <w:rPr>
                                          <w:color w:val="ED7D31" w:themeColor="accent2"/>
                                          <w:sz w:val="26"/>
                                          <w:szCs w:val="26"/>
                                        </w:rPr>
                                      </w:pPr>
                                    </w:p>
                                    <w:p w14:paraId="14A46246" w14:textId="77777777" w:rsidR="00A80E34" w:rsidRDefault="00A80E34" w:rsidP="00D75B78">
                                      <w:pPr>
                                        <w:pStyle w:val="NoSpacing"/>
                                        <w:jc w:val="right"/>
                                        <w:rPr>
                                          <w:color w:val="ED7D31" w:themeColor="accent2"/>
                                          <w:sz w:val="26"/>
                                          <w:szCs w:val="26"/>
                                        </w:rPr>
                                      </w:pPr>
                                    </w:p>
                                    <w:p w14:paraId="015ACF1B" w14:textId="77777777" w:rsidR="00A80E34" w:rsidRDefault="00A80E34" w:rsidP="00D75B78">
                                      <w:pPr>
                                        <w:pStyle w:val="NoSpacing"/>
                                        <w:jc w:val="right"/>
                                        <w:rPr>
                                          <w:color w:val="ED7D31" w:themeColor="accent2"/>
                                          <w:sz w:val="26"/>
                                          <w:szCs w:val="26"/>
                                        </w:rPr>
                                      </w:pPr>
                                    </w:p>
                                    <w:p w14:paraId="13C7F0B7" w14:textId="77777777" w:rsidR="00A80E34" w:rsidRDefault="00A80E34" w:rsidP="00D75B78">
                                      <w:pPr>
                                        <w:pStyle w:val="NoSpacing"/>
                                        <w:jc w:val="right"/>
                                        <w:rPr>
                                          <w:color w:val="ED7D31" w:themeColor="accent2"/>
                                          <w:sz w:val="26"/>
                                          <w:szCs w:val="26"/>
                                        </w:rPr>
                                      </w:pPr>
                                    </w:p>
                                    <w:p w14:paraId="786A4EE8" w14:textId="77777777" w:rsidR="00A80E34" w:rsidRDefault="00A80E34" w:rsidP="00D75B78">
                                      <w:pPr>
                                        <w:pStyle w:val="NoSpacing"/>
                                        <w:jc w:val="right"/>
                                        <w:rPr>
                                          <w:color w:val="ED7D31" w:themeColor="accent2"/>
                                          <w:sz w:val="26"/>
                                          <w:szCs w:val="26"/>
                                        </w:rPr>
                                      </w:pPr>
                                    </w:p>
                                    <w:p w14:paraId="216208FD" w14:textId="77777777" w:rsidR="00A80E34" w:rsidRDefault="00A80E34" w:rsidP="00D75B78">
                                      <w:pPr>
                                        <w:pStyle w:val="NoSpacing"/>
                                        <w:jc w:val="right"/>
                                        <w:rPr>
                                          <w:color w:val="ED7D31" w:themeColor="accent2"/>
                                          <w:sz w:val="26"/>
                                          <w:szCs w:val="26"/>
                                        </w:rPr>
                                      </w:pPr>
                                    </w:p>
                                    <w:p w14:paraId="48FFA6F4" w14:textId="77777777" w:rsidR="00A80E34" w:rsidRDefault="00A80E34" w:rsidP="00D75B78">
                                      <w:pPr>
                                        <w:pStyle w:val="NoSpacing"/>
                                        <w:jc w:val="right"/>
                                        <w:rPr>
                                          <w:color w:val="ED7D31" w:themeColor="accent2"/>
                                          <w:sz w:val="26"/>
                                          <w:szCs w:val="26"/>
                                        </w:rPr>
                                      </w:pPr>
                                    </w:p>
                                    <w:p w14:paraId="12B4BEB4" w14:textId="77777777" w:rsidR="00A80E34" w:rsidRDefault="00A80E34" w:rsidP="00D75B78">
                                      <w:pPr>
                                        <w:pStyle w:val="NoSpacing"/>
                                        <w:jc w:val="right"/>
                                        <w:rPr>
                                          <w:color w:val="ED7D31" w:themeColor="accent2"/>
                                          <w:sz w:val="26"/>
                                          <w:szCs w:val="26"/>
                                        </w:rPr>
                                      </w:pPr>
                                    </w:p>
                                    <w:p w14:paraId="3B04AD9F" w14:textId="77777777" w:rsidR="00A80E34" w:rsidRDefault="00A80E34" w:rsidP="00D75B78">
                                      <w:pPr>
                                        <w:pStyle w:val="NoSpacing"/>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D858960" w14:textId="77777777" w:rsidR="00A80E34" w:rsidRDefault="00A80E34" w:rsidP="00D75B78">
                                          <w:pPr>
                                            <w:pStyle w:val="NoSpacing"/>
                                            <w:jc w:val="right"/>
                                            <w:rPr>
                                              <w:color w:val="ED7D31" w:themeColor="accent2"/>
                                              <w:sz w:val="26"/>
                                              <w:szCs w:val="26"/>
                                            </w:rPr>
                                          </w:pPr>
                                          <w:r>
                                            <w:rPr>
                                              <w:color w:val="ED7D31" w:themeColor="accent2"/>
                                              <w:sz w:val="26"/>
                                              <w:szCs w:val="26"/>
                                            </w:rPr>
                                            <w:t>Door Alistair Vardy en Mark Schrauwen</w:t>
                                          </w:r>
                                        </w:p>
                                      </w:sdtContent>
                                    </w:sdt>
                                    <w:p w14:paraId="46F3EED5" w14:textId="77777777" w:rsidR="00A80E34" w:rsidRDefault="00A80E34">
                                      <w:pPr>
                                        <w:jc w:val="right"/>
                                      </w:pPr>
                                    </w:p>
                                    <w:p w14:paraId="171E3BBF" w14:textId="77777777" w:rsidR="00A80E34" w:rsidRDefault="00A80E34" w:rsidP="004D00DB">
                                      <w:pPr>
                                        <w:jc w:val="right"/>
                                        <w:rPr>
                                          <w:sz w:val="24"/>
                                          <w:szCs w:val="24"/>
                                        </w:rPr>
                                      </w:pPr>
                                    </w:p>
                                  </w:tc>
                                  <w:tc>
                                    <w:tcPr>
                                      <w:tcW w:w="2432" w:type="pct"/>
                                      <w:vAlign w:val="center"/>
                                    </w:tcPr>
                                    <w:p w14:paraId="7DE6C41B" w14:textId="77777777" w:rsidR="00A80E34" w:rsidRDefault="00A80E34" w:rsidP="00D75B78">
                                      <w:pPr>
                                        <w:rPr>
                                          <w:color w:val="000000" w:themeColor="text1"/>
                                        </w:rPr>
                                      </w:pPr>
                                    </w:p>
                                    <w:p w14:paraId="18FE4914" w14:textId="77777777" w:rsidR="00A80E34" w:rsidRDefault="00A80E34" w:rsidP="00870358">
                                      <w:pPr>
                                        <w:jc w:val="center"/>
                                        <w:rPr>
                                          <w:color w:val="000000" w:themeColor="text1"/>
                                        </w:rPr>
                                      </w:pPr>
                                      <w:r>
                                        <w:rPr>
                                          <w:noProof/>
                                          <w:lang w:val="en-US"/>
                                        </w:rPr>
                                        <w:drawing>
                                          <wp:inline distT="0" distB="0" distL="0" distR="0" wp14:anchorId="2EB383FA" wp14:editId="37DAD0A8">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6E46551C" w14:textId="77777777" w:rsidR="00A80E34" w:rsidRDefault="00A80E34"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Wk1.2</w:t>
                                          </w:r>
                                        </w:sdtContent>
                                      </w:sdt>
                                    </w:p>
                                    <w:p w14:paraId="1B3C1301" w14:textId="77777777" w:rsidR="00A80E34" w:rsidRDefault="00A80E34" w:rsidP="00D75B78">
                                      <w:pPr>
                                        <w:pStyle w:val="NoSpacing"/>
                                      </w:pPr>
                                    </w:p>
                                  </w:tc>
                                </w:tr>
                              </w:tbl>
                              <w:p w14:paraId="3F93518A" w14:textId="77777777" w:rsidR="00A80E34" w:rsidRDefault="00A80E3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5EA090B"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A80E34" w14:paraId="6AB1BC57" w14:textId="77777777">
                            <w:trPr>
                              <w:jc w:val="center"/>
                            </w:trPr>
                            <w:tc>
                              <w:tcPr>
                                <w:tcW w:w="2568" w:type="pct"/>
                                <w:vAlign w:val="center"/>
                              </w:tcPr>
                              <w:p w14:paraId="7C55C311" w14:textId="77777777" w:rsidR="00A80E34" w:rsidRDefault="00A80E34" w:rsidP="00870358">
                                <w:pPr>
                                  <w:jc w:val="center"/>
                                </w:pPr>
                                <w:r>
                                  <w:rPr>
                                    <w:noProof/>
                                    <w:lang w:val="en-US"/>
                                  </w:rPr>
                                  <w:drawing>
                                    <wp:inline distT="0" distB="0" distL="0" distR="0" wp14:anchorId="60B6C515" wp14:editId="5EB3B1A9">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01296747" w14:textId="77777777" w:rsidR="00A80E34" w:rsidRDefault="00A80E34">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2C6BCB43" w14:textId="77777777" w:rsidR="00A80E34" w:rsidRDefault="00A80E34" w:rsidP="00870358">
                                    <w:pPr>
                                      <w:pStyle w:val="NoSpacing"/>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E619339" w14:textId="77777777" w:rsidR="00A80E34" w:rsidRDefault="00A80E34" w:rsidP="00D75B78">
                                <w:pPr>
                                  <w:pStyle w:val="NoSpacing"/>
                                  <w:jc w:val="right"/>
                                  <w:rPr>
                                    <w:color w:val="ED7D31" w:themeColor="accent2"/>
                                    <w:sz w:val="26"/>
                                    <w:szCs w:val="26"/>
                                  </w:rPr>
                                </w:pPr>
                              </w:p>
                              <w:p w14:paraId="4059B46E" w14:textId="77777777" w:rsidR="00A80E34" w:rsidRDefault="00A80E34" w:rsidP="00D75B78">
                                <w:pPr>
                                  <w:pStyle w:val="NoSpacing"/>
                                  <w:jc w:val="right"/>
                                  <w:rPr>
                                    <w:color w:val="ED7D31" w:themeColor="accent2"/>
                                    <w:sz w:val="26"/>
                                    <w:szCs w:val="26"/>
                                  </w:rPr>
                                </w:pPr>
                              </w:p>
                              <w:p w14:paraId="4C6BC377" w14:textId="77777777" w:rsidR="00A80E34" w:rsidRDefault="00A80E34" w:rsidP="00D75B78">
                                <w:pPr>
                                  <w:pStyle w:val="NoSpacing"/>
                                  <w:jc w:val="right"/>
                                  <w:rPr>
                                    <w:color w:val="ED7D31" w:themeColor="accent2"/>
                                    <w:sz w:val="26"/>
                                    <w:szCs w:val="26"/>
                                  </w:rPr>
                                </w:pPr>
                              </w:p>
                              <w:p w14:paraId="5D368E76" w14:textId="77777777" w:rsidR="00A80E34" w:rsidRDefault="00A80E34" w:rsidP="00D75B78">
                                <w:pPr>
                                  <w:pStyle w:val="NoSpacing"/>
                                  <w:jc w:val="right"/>
                                  <w:rPr>
                                    <w:color w:val="ED7D31" w:themeColor="accent2"/>
                                    <w:sz w:val="26"/>
                                    <w:szCs w:val="26"/>
                                  </w:rPr>
                                </w:pPr>
                              </w:p>
                              <w:p w14:paraId="110423BB" w14:textId="77777777" w:rsidR="00A80E34" w:rsidRDefault="00A80E34" w:rsidP="00D75B78">
                                <w:pPr>
                                  <w:pStyle w:val="NoSpacing"/>
                                  <w:jc w:val="right"/>
                                  <w:rPr>
                                    <w:color w:val="ED7D31" w:themeColor="accent2"/>
                                    <w:sz w:val="26"/>
                                    <w:szCs w:val="26"/>
                                  </w:rPr>
                                </w:pPr>
                              </w:p>
                              <w:p w14:paraId="66DB6EC2" w14:textId="77777777" w:rsidR="00A80E34" w:rsidRDefault="00A80E34" w:rsidP="00D75B78">
                                <w:pPr>
                                  <w:pStyle w:val="NoSpacing"/>
                                  <w:jc w:val="right"/>
                                  <w:rPr>
                                    <w:color w:val="ED7D31" w:themeColor="accent2"/>
                                    <w:sz w:val="26"/>
                                    <w:szCs w:val="26"/>
                                  </w:rPr>
                                </w:pPr>
                              </w:p>
                              <w:p w14:paraId="0B3500AA" w14:textId="77777777" w:rsidR="00A80E34" w:rsidRDefault="00A80E34" w:rsidP="00D75B78">
                                <w:pPr>
                                  <w:pStyle w:val="NoSpacing"/>
                                  <w:jc w:val="right"/>
                                  <w:rPr>
                                    <w:color w:val="ED7D31" w:themeColor="accent2"/>
                                    <w:sz w:val="26"/>
                                    <w:szCs w:val="26"/>
                                  </w:rPr>
                                </w:pPr>
                              </w:p>
                              <w:p w14:paraId="0B673AB9" w14:textId="77777777" w:rsidR="00A80E34" w:rsidRDefault="00A80E34" w:rsidP="00D75B78">
                                <w:pPr>
                                  <w:pStyle w:val="NoSpacing"/>
                                  <w:jc w:val="right"/>
                                  <w:rPr>
                                    <w:color w:val="ED7D31" w:themeColor="accent2"/>
                                    <w:sz w:val="26"/>
                                    <w:szCs w:val="26"/>
                                  </w:rPr>
                                </w:pPr>
                              </w:p>
                              <w:p w14:paraId="12449131" w14:textId="77777777" w:rsidR="00A80E34" w:rsidRDefault="00A80E34" w:rsidP="00D75B78">
                                <w:pPr>
                                  <w:pStyle w:val="NoSpacing"/>
                                  <w:jc w:val="right"/>
                                  <w:rPr>
                                    <w:color w:val="ED7D31" w:themeColor="accent2"/>
                                    <w:sz w:val="26"/>
                                    <w:szCs w:val="26"/>
                                  </w:rPr>
                                </w:pPr>
                              </w:p>
                              <w:p w14:paraId="6B82D14D" w14:textId="77777777" w:rsidR="00A80E34" w:rsidRDefault="00A80E34" w:rsidP="00D75B78">
                                <w:pPr>
                                  <w:pStyle w:val="NoSpacing"/>
                                  <w:jc w:val="right"/>
                                  <w:rPr>
                                    <w:color w:val="ED7D31" w:themeColor="accent2"/>
                                    <w:sz w:val="26"/>
                                    <w:szCs w:val="26"/>
                                  </w:rPr>
                                </w:pPr>
                              </w:p>
                              <w:p w14:paraId="14A46246" w14:textId="77777777" w:rsidR="00A80E34" w:rsidRDefault="00A80E34" w:rsidP="00D75B78">
                                <w:pPr>
                                  <w:pStyle w:val="NoSpacing"/>
                                  <w:jc w:val="right"/>
                                  <w:rPr>
                                    <w:color w:val="ED7D31" w:themeColor="accent2"/>
                                    <w:sz w:val="26"/>
                                    <w:szCs w:val="26"/>
                                  </w:rPr>
                                </w:pPr>
                              </w:p>
                              <w:p w14:paraId="015ACF1B" w14:textId="77777777" w:rsidR="00A80E34" w:rsidRDefault="00A80E34" w:rsidP="00D75B78">
                                <w:pPr>
                                  <w:pStyle w:val="NoSpacing"/>
                                  <w:jc w:val="right"/>
                                  <w:rPr>
                                    <w:color w:val="ED7D31" w:themeColor="accent2"/>
                                    <w:sz w:val="26"/>
                                    <w:szCs w:val="26"/>
                                  </w:rPr>
                                </w:pPr>
                              </w:p>
                              <w:p w14:paraId="13C7F0B7" w14:textId="77777777" w:rsidR="00A80E34" w:rsidRDefault="00A80E34" w:rsidP="00D75B78">
                                <w:pPr>
                                  <w:pStyle w:val="NoSpacing"/>
                                  <w:jc w:val="right"/>
                                  <w:rPr>
                                    <w:color w:val="ED7D31" w:themeColor="accent2"/>
                                    <w:sz w:val="26"/>
                                    <w:szCs w:val="26"/>
                                  </w:rPr>
                                </w:pPr>
                              </w:p>
                              <w:p w14:paraId="786A4EE8" w14:textId="77777777" w:rsidR="00A80E34" w:rsidRDefault="00A80E34" w:rsidP="00D75B78">
                                <w:pPr>
                                  <w:pStyle w:val="NoSpacing"/>
                                  <w:jc w:val="right"/>
                                  <w:rPr>
                                    <w:color w:val="ED7D31" w:themeColor="accent2"/>
                                    <w:sz w:val="26"/>
                                    <w:szCs w:val="26"/>
                                  </w:rPr>
                                </w:pPr>
                              </w:p>
                              <w:p w14:paraId="216208FD" w14:textId="77777777" w:rsidR="00A80E34" w:rsidRDefault="00A80E34" w:rsidP="00D75B78">
                                <w:pPr>
                                  <w:pStyle w:val="NoSpacing"/>
                                  <w:jc w:val="right"/>
                                  <w:rPr>
                                    <w:color w:val="ED7D31" w:themeColor="accent2"/>
                                    <w:sz w:val="26"/>
                                    <w:szCs w:val="26"/>
                                  </w:rPr>
                                </w:pPr>
                              </w:p>
                              <w:p w14:paraId="48FFA6F4" w14:textId="77777777" w:rsidR="00A80E34" w:rsidRDefault="00A80E34" w:rsidP="00D75B78">
                                <w:pPr>
                                  <w:pStyle w:val="NoSpacing"/>
                                  <w:jc w:val="right"/>
                                  <w:rPr>
                                    <w:color w:val="ED7D31" w:themeColor="accent2"/>
                                    <w:sz w:val="26"/>
                                    <w:szCs w:val="26"/>
                                  </w:rPr>
                                </w:pPr>
                              </w:p>
                              <w:p w14:paraId="12B4BEB4" w14:textId="77777777" w:rsidR="00A80E34" w:rsidRDefault="00A80E34" w:rsidP="00D75B78">
                                <w:pPr>
                                  <w:pStyle w:val="NoSpacing"/>
                                  <w:jc w:val="right"/>
                                  <w:rPr>
                                    <w:color w:val="ED7D31" w:themeColor="accent2"/>
                                    <w:sz w:val="26"/>
                                    <w:szCs w:val="26"/>
                                  </w:rPr>
                                </w:pPr>
                              </w:p>
                              <w:p w14:paraId="3B04AD9F" w14:textId="77777777" w:rsidR="00A80E34" w:rsidRDefault="00A80E34" w:rsidP="00D75B78">
                                <w:pPr>
                                  <w:pStyle w:val="NoSpacing"/>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D858960" w14:textId="77777777" w:rsidR="00A80E34" w:rsidRDefault="00A80E34" w:rsidP="00D75B78">
                                    <w:pPr>
                                      <w:pStyle w:val="NoSpacing"/>
                                      <w:jc w:val="right"/>
                                      <w:rPr>
                                        <w:color w:val="ED7D31" w:themeColor="accent2"/>
                                        <w:sz w:val="26"/>
                                        <w:szCs w:val="26"/>
                                      </w:rPr>
                                    </w:pPr>
                                    <w:r>
                                      <w:rPr>
                                        <w:color w:val="ED7D31" w:themeColor="accent2"/>
                                        <w:sz w:val="26"/>
                                        <w:szCs w:val="26"/>
                                      </w:rPr>
                                      <w:t>Door Alistair Vardy en Mark Schrauwen</w:t>
                                    </w:r>
                                  </w:p>
                                </w:sdtContent>
                              </w:sdt>
                              <w:p w14:paraId="46F3EED5" w14:textId="77777777" w:rsidR="00A80E34" w:rsidRDefault="00A80E34">
                                <w:pPr>
                                  <w:jc w:val="right"/>
                                </w:pPr>
                              </w:p>
                              <w:p w14:paraId="171E3BBF" w14:textId="77777777" w:rsidR="00A80E34" w:rsidRDefault="00A80E34" w:rsidP="004D00DB">
                                <w:pPr>
                                  <w:jc w:val="right"/>
                                  <w:rPr>
                                    <w:sz w:val="24"/>
                                    <w:szCs w:val="24"/>
                                  </w:rPr>
                                </w:pPr>
                              </w:p>
                            </w:tc>
                            <w:tc>
                              <w:tcPr>
                                <w:tcW w:w="2432" w:type="pct"/>
                                <w:vAlign w:val="center"/>
                              </w:tcPr>
                              <w:p w14:paraId="7DE6C41B" w14:textId="77777777" w:rsidR="00A80E34" w:rsidRDefault="00A80E34" w:rsidP="00D75B78">
                                <w:pPr>
                                  <w:rPr>
                                    <w:color w:val="000000" w:themeColor="text1"/>
                                  </w:rPr>
                                </w:pPr>
                              </w:p>
                              <w:p w14:paraId="18FE4914" w14:textId="77777777" w:rsidR="00A80E34" w:rsidRDefault="00A80E34" w:rsidP="00870358">
                                <w:pPr>
                                  <w:jc w:val="center"/>
                                  <w:rPr>
                                    <w:color w:val="000000" w:themeColor="text1"/>
                                  </w:rPr>
                                </w:pPr>
                                <w:r>
                                  <w:rPr>
                                    <w:noProof/>
                                    <w:lang w:val="en-US"/>
                                  </w:rPr>
                                  <w:drawing>
                                    <wp:inline distT="0" distB="0" distL="0" distR="0" wp14:anchorId="2EB383FA" wp14:editId="37DAD0A8">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6E46551C" w14:textId="77777777" w:rsidR="00A80E34" w:rsidRDefault="00A80E34"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Wk1.2</w:t>
                                    </w:r>
                                  </w:sdtContent>
                                </w:sdt>
                              </w:p>
                              <w:p w14:paraId="1B3C1301" w14:textId="77777777" w:rsidR="00A80E34" w:rsidRDefault="00A80E34" w:rsidP="00D75B78">
                                <w:pPr>
                                  <w:pStyle w:val="NoSpacing"/>
                                </w:pPr>
                              </w:p>
                            </w:tc>
                          </w:tr>
                        </w:tbl>
                        <w:p w14:paraId="3F93518A" w14:textId="77777777" w:rsidR="00A80E34" w:rsidRDefault="00A80E34"/>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1B563B9B" w14:textId="77777777" w:rsidR="00DF611E" w:rsidRDefault="00DF611E" w:rsidP="002D4702">
          <w:pPr>
            <w:pStyle w:val="TOCHeading"/>
            <w:numPr>
              <w:ilvl w:val="0"/>
              <w:numId w:val="0"/>
            </w:numPr>
            <w:ind w:left="432" w:hanging="432"/>
          </w:pPr>
          <w:r>
            <w:t>Inhoudsopgave</w:t>
          </w:r>
        </w:p>
        <w:p w14:paraId="5D473A08" w14:textId="77777777" w:rsidR="00C04261" w:rsidRDefault="00B23892">
          <w:pPr>
            <w:pStyle w:val="TOC1"/>
            <w:rPr>
              <w:rFonts w:eastAsiaTheme="minorEastAsia"/>
              <w:b w:val="0"/>
              <w:noProof/>
              <w:lang w:eastAsia="nl-NL"/>
            </w:rPr>
          </w:pPr>
          <w:r>
            <w:fldChar w:fldCharType="begin"/>
          </w:r>
          <w:r>
            <w:instrText xml:space="preserve"> TOC \o "1-3" \h \z \u </w:instrText>
          </w:r>
          <w:r>
            <w:fldChar w:fldCharType="separate"/>
          </w:r>
          <w:hyperlink w:anchor="_Toc492989501" w:history="1">
            <w:r w:rsidR="00C04261" w:rsidRPr="009A4066">
              <w:rPr>
                <w:rStyle w:val="Hyperlink"/>
                <w:noProof/>
              </w:rPr>
              <w:t>Versiebeheer</w:t>
            </w:r>
            <w:r w:rsidR="00C04261">
              <w:rPr>
                <w:noProof/>
                <w:webHidden/>
              </w:rPr>
              <w:tab/>
            </w:r>
            <w:r w:rsidR="00C04261">
              <w:rPr>
                <w:noProof/>
                <w:webHidden/>
              </w:rPr>
              <w:fldChar w:fldCharType="begin"/>
            </w:r>
            <w:r w:rsidR="00C04261">
              <w:rPr>
                <w:noProof/>
                <w:webHidden/>
              </w:rPr>
              <w:instrText xml:space="preserve"> PAGEREF _Toc492989501 \h </w:instrText>
            </w:r>
            <w:r w:rsidR="00C04261">
              <w:rPr>
                <w:noProof/>
                <w:webHidden/>
              </w:rPr>
            </w:r>
            <w:r w:rsidR="00C04261">
              <w:rPr>
                <w:noProof/>
                <w:webHidden/>
              </w:rPr>
              <w:fldChar w:fldCharType="separate"/>
            </w:r>
            <w:r w:rsidR="00C04261">
              <w:rPr>
                <w:noProof/>
                <w:webHidden/>
              </w:rPr>
              <w:t>2</w:t>
            </w:r>
            <w:r w:rsidR="00C04261">
              <w:rPr>
                <w:noProof/>
                <w:webHidden/>
              </w:rPr>
              <w:fldChar w:fldCharType="end"/>
            </w:r>
          </w:hyperlink>
        </w:p>
        <w:p w14:paraId="108A2C29" w14:textId="77777777" w:rsidR="00C04261" w:rsidRDefault="00A80E34">
          <w:pPr>
            <w:pStyle w:val="TOC1"/>
            <w:rPr>
              <w:rFonts w:eastAsiaTheme="minorEastAsia"/>
              <w:b w:val="0"/>
              <w:noProof/>
              <w:lang w:eastAsia="nl-NL"/>
            </w:rPr>
          </w:pPr>
          <w:hyperlink w:anchor="_Toc492989502" w:history="1">
            <w:r w:rsidR="00C04261" w:rsidRPr="009A4066">
              <w:rPr>
                <w:rStyle w:val="Hyperlink"/>
                <w:rFonts w:eastAsia="Times New Roman"/>
                <w:noProof/>
                <w:lang w:eastAsia="nl-NL"/>
              </w:rPr>
              <w:t>1</w:t>
            </w:r>
            <w:r w:rsidR="00C04261">
              <w:rPr>
                <w:rFonts w:eastAsiaTheme="minorEastAsia"/>
                <w:b w:val="0"/>
                <w:noProof/>
                <w:lang w:eastAsia="nl-NL"/>
              </w:rPr>
              <w:tab/>
            </w:r>
            <w:r w:rsidR="00C04261" w:rsidRPr="009A4066">
              <w:rPr>
                <w:rStyle w:val="Hyperlink"/>
                <w:rFonts w:eastAsia="Times New Roman"/>
                <w:noProof/>
                <w:lang w:eastAsia="nl-NL"/>
              </w:rPr>
              <w:t>Inleiding</w:t>
            </w:r>
            <w:r w:rsidR="00C04261">
              <w:rPr>
                <w:noProof/>
                <w:webHidden/>
              </w:rPr>
              <w:tab/>
            </w:r>
            <w:r w:rsidR="00C04261">
              <w:rPr>
                <w:noProof/>
                <w:webHidden/>
              </w:rPr>
              <w:fldChar w:fldCharType="begin"/>
            </w:r>
            <w:r w:rsidR="00C04261">
              <w:rPr>
                <w:noProof/>
                <w:webHidden/>
              </w:rPr>
              <w:instrText xml:space="preserve"> PAGEREF _Toc492989502 \h </w:instrText>
            </w:r>
            <w:r w:rsidR="00C04261">
              <w:rPr>
                <w:noProof/>
                <w:webHidden/>
              </w:rPr>
            </w:r>
            <w:r w:rsidR="00C04261">
              <w:rPr>
                <w:noProof/>
                <w:webHidden/>
              </w:rPr>
              <w:fldChar w:fldCharType="separate"/>
            </w:r>
            <w:r w:rsidR="00C04261">
              <w:rPr>
                <w:noProof/>
                <w:webHidden/>
              </w:rPr>
              <w:t>3</w:t>
            </w:r>
            <w:r w:rsidR="00C04261">
              <w:rPr>
                <w:noProof/>
                <w:webHidden/>
              </w:rPr>
              <w:fldChar w:fldCharType="end"/>
            </w:r>
          </w:hyperlink>
        </w:p>
        <w:p w14:paraId="1FCCDFE9" w14:textId="77777777" w:rsidR="00C04261" w:rsidRDefault="00A80E34">
          <w:pPr>
            <w:pStyle w:val="TOC1"/>
            <w:rPr>
              <w:rFonts w:eastAsiaTheme="minorEastAsia"/>
              <w:b w:val="0"/>
              <w:noProof/>
              <w:lang w:eastAsia="nl-NL"/>
            </w:rPr>
          </w:pPr>
          <w:hyperlink w:anchor="_Toc492989503" w:history="1">
            <w:r w:rsidR="00C04261" w:rsidRPr="009A4066">
              <w:rPr>
                <w:rStyle w:val="Hyperlink"/>
                <w:rFonts w:eastAsia="Times New Roman"/>
                <w:noProof/>
                <w:lang w:eastAsia="nl-NL"/>
              </w:rPr>
              <w:t>2</w:t>
            </w:r>
            <w:r w:rsidR="00C04261">
              <w:rPr>
                <w:rFonts w:eastAsiaTheme="minorEastAsia"/>
                <w:b w:val="0"/>
                <w:noProof/>
                <w:lang w:eastAsia="nl-NL"/>
              </w:rPr>
              <w:tab/>
            </w:r>
            <w:r w:rsidR="00C04261" w:rsidRPr="009A4066">
              <w:rPr>
                <w:rStyle w:val="Hyperlink"/>
                <w:rFonts w:eastAsia="Times New Roman"/>
                <w:noProof/>
                <w:lang w:eastAsia="nl-NL"/>
              </w:rPr>
              <w:t>Netjes programmeren</w:t>
            </w:r>
            <w:r w:rsidR="00C04261">
              <w:rPr>
                <w:noProof/>
                <w:webHidden/>
              </w:rPr>
              <w:tab/>
            </w:r>
            <w:r w:rsidR="00C04261">
              <w:rPr>
                <w:noProof/>
                <w:webHidden/>
              </w:rPr>
              <w:fldChar w:fldCharType="begin"/>
            </w:r>
            <w:r w:rsidR="00C04261">
              <w:rPr>
                <w:noProof/>
                <w:webHidden/>
              </w:rPr>
              <w:instrText xml:space="preserve"> PAGEREF _Toc492989503 \h </w:instrText>
            </w:r>
            <w:r w:rsidR="00C04261">
              <w:rPr>
                <w:noProof/>
                <w:webHidden/>
              </w:rPr>
            </w:r>
            <w:r w:rsidR="00C04261">
              <w:rPr>
                <w:noProof/>
                <w:webHidden/>
              </w:rPr>
              <w:fldChar w:fldCharType="separate"/>
            </w:r>
            <w:r w:rsidR="00C04261">
              <w:rPr>
                <w:noProof/>
                <w:webHidden/>
              </w:rPr>
              <w:t>4</w:t>
            </w:r>
            <w:r w:rsidR="00C04261">
              <w:rPr>
                <w:noProof/>
                <w:webHidden/>
              </w:rPr>
              <w:fldChar w:fldCharType="end"/>
            </w:r>
          </w:hyperlink>
        </w:p>
        <w:p w14:paraId="11B6BE45" w14:textId="77777777" w:rsidR="00C04261" w:rsidRDefault="00A80E34">
          <w:pPr>
            <w:pStyle w:val="TOC2"/>
            <w:rPr>
              <w:rFonts w:eastAsiaTheme="minorEastAsia"/>
              <w:noProof/>
              <w:sz w:val="22"/>
              <w:lang w:eastAsia="nl-NL"/>
            </w:rPr>
          </w:pPr>
          <w:hyperlink w:anchor="_Toc492989504" w:history="1">
            <w:r w:rsidR="00C04261" w:rsidRPr="009A4066">
              <w:rPr>
                <w:rStyle w:val="Hyperlink"/>
                <w:noProof/>
              </w:rPr>
              <w:t>2.1</w:t>
            </w:r>
            <w:r w:rsidR="00C04261">
              <w:rPr>
                <w:rFonts w:eastAsiaTheme="minorEastAsia"/>
                <w:noProof/>
                <w:sz w:val="22"/>
                <w:lang w:eastAsia="nl-NL"/>
              </w:rPr>
              <w:tab/>
            </w:r>
            <w:r w:rsidR="00C04261" w:rsidRPr="009A4066">
              <w:rPr>
                <w:rStyle w:val="Hyperlink"/>
                <w:noProof/>
                <w:lang w:eastAsia="nl-NL"/>
              </w:rPr>
              <w:t>Opdrachten en vragen</w:t>
            </w:r>
            <w:r w:rsidR="00C04261">
              <w:rPr>
                <w:noProof/>
                <w:webHidden/>
              </w:rPr>
              <w:tab/>
            </w:r>
            <w:r w:rsidR="00C04261">
              <w:rPr>
                <w:noProof/>
                <w:webHidden/>
              </w:rPr>
              <w:fldChar w:fldCharType="begin"/>
            </w:r>
            <w:r w:rsidR="00C04261">
              <w:rPr>
                <w:noProof/>
                <w:webHidden/>
              </w:rPr>
              <w:instrText xml:space="preserve"> PAGEREF _Toc492989504 \h </w:instrText>
            </w:r>
            <w:r w:rsidR="00C04261">
              <w:rPr>
                <w:noProof/>
                <w:webHidden/>
              </w:rPr>
            </w:r>
            <w:r w:rsidR="00C04261">
              <w:rPr>
                <w:noProof/>
                <w:webHidden/>
              </w:rPr>
              <w:fldChar w:fldCharType="separate"/>
            </w:r>
            <w:r w:rsidR="00C04261">
              <w:rPr>
                <w:noProof/>
                <w:webHidden/>
              </w:rPr>
              <w:t>7</w:t>
            </w:r>
            <w:r w:rsidR="00C04261">
              <w:rPr>
                <w:noProof/>
                <w:webHidden/>
              </w:rPr>
              <w:fldChar w:fldCharType="end"/>
            </w:r>
          </w:hyperlink>
        </w:p>
        <w:p w14:paraId="2AAE21A1" w14:textId="77777777" w:rsidR="00C04261" w:rsidRDefault="00A80E34">
          <w:pPr>
            <w:pStyle w:val="TOC1"/>
            <w:rPr>
              <w:rFonts w:eastAsiaTheme="minorEastAsia"/>
              <w:b w:val="0"/>
              <w:noProof/>
              <w:lang w:eastAsia="nl-NL"/>
            </w:rPr>
          </w:pPr>
          <w:hyperlink w:anchor="_Toc492989505" w:history="1">
            <w:r w:rsidR="00C04261" w:rsidRPr="009A4066">
              <w:rPr>
                <w:rStyle w:val="Hyperlink"/>
                <w:rFonts w:eastAsia="Times New Roman"/>
                <w:noProof/>
                <w:lang w:eastAsia="nl-NL"/>
              </w:rPr>
              <w:t>3</w:t>
            </w:r>
            <w:r w:rsidR="00C04261">
              <w:rPr>
                <w:rFonts w:eastAsiaTheme="minorEastAsia"/>
                <w:b w:val="0"/>
                <w:noProof/>
                <w:lang w:eastAsia="nl-NL"/>
              </w:rPr>
              <w:tab/>
            </w:r>
            <w:r w:rsidR="00C04261" w:rsidRPr="009A4066">
              <w:rPr>
                <w:rStyle w:val="Hyperlink"/>
                <w:rFonts w:eastAsia="Times New Roman"/>
                <w:noProof/>
                <w:lang w:eastAsia="nl-NL"/>
              </w:rPr>
              <w:t>Debuggen en gebruik maken van breakpoints</w:t>
            </w:r>
            <w:r w:rsidR="00C04261">
              <w:rPr>
                <w:noProof/>
                <w:webHidden/>
              </w:rPr>
              <w:tab/>
            </w:r>
            <w:r w:rsidR="00C04261">
              <w:rPr>
                <w:noProof/>
                <w:webHidden/>
              </w:rPr>
              <w:fldChar w:fldCharType="begin"/>
            </w:r>
            <w:r w:rsidR="00C04261">
              <w:rPr>
                <w:noProof/>
                <w:webHidden/>
              </w:rPr>
              <w:instrText xml:space="preserve"> PAGEREF _Toc492989505 \h </w:instrText>
            </w:r>
            <w:r w:rsidR="00C04261">
              <w:rPr>
                <w:noProof/>
                <w:webHidden/>
              </w:rPr>
            </w:r>
            <w:r w:rsidR="00C04261">
              <w:rPr>
                <w:noProof/>
                <w:webHidden/>
              </w:rPr>
              <w:fldChar w:fldCharType="separate"/>
            </w:r>
            <w:r w:rsidR="00C04261">
              <w:rPr>
                <w:noProof/>
                <w:webHidden/>
              </w:rPr>
              <w:t>8</w:t>
            </w:r>
            <w:r w:rsidR="00C04261">
              <w:rPr>
                <w:noProof/>
                <w:webHidden/>
              </w:rPr>
              <w:fldChar w:fldCharType="end"/>
            </w:r>
          </w:hyperlink>
        </w:p>
        <w:p w14:paraId="754CD8AE" w14:textId="77777777" w:rsidR="00C04261" w:rsidRDefault="00A80E34">
          <w:pPr>
            <w:pStyle w:val="TOC2"/>
            <w:rPr>
              <w:rFonts w:eastAsiaTheme="minorEastAsia"/>
              <w:noProof/>
              <w:sz w:val="22"/>
              <w:lang w:eastAsia="nl-NL"/>
            </w:rPr>
          </w:pPr>
          <w:hyperlink w:anchor="_Toc492989506" w:history="1">
            <w:r w:rsidR="00C04261" w:rsidRPr="009A4066">
              <w:rPr>
                <w:rStyle w:val="Hyperlink"/>
                <w:noProof/>
              </w:rPr>
              <w:t>3.1</w:t>
            </w:r>
            <w:r w:rsidR="00C04261">
              <w:rPr>
                <w:rFonts w:eastAsiaTheme="minorEastAsia"/>
                <w:noProof/>
                <w:sz w:val="22"/>
                <w:lang w:eastAsia="nl-NL"/>
              </w:rPr>
              <w:tab/>
            </w:r>
            <w:r w:rsidR="00C04261" w:rsidRPr="009A4066">
              <w:rPr>
                <w:rStyle w:val="Hyperlink"/>
                <w:noProof/>
                <w:lang w:eastAsia="nl-NL"/>
              </w:rPr>
              <w:t>Bugs</w:t>
            </w:r>
            <w:r w:rsidR="00C04261">
              <w:rPr>
                <w:noProof/>
                <w:webHidden/>
              </w:rPr>
              <w:tab/>
            </w:r>
            <w:r w:rsidR="00C04261">
              <w:rPr>
                <w:noProof/>
                <w:webHidden/>
              </w:rPr>
              <w:fldChar w:fldCharType="begin"/>
            </w:r>
            <w:r w:rsidR="00C04261">
              <w:rPr>
                <w:noProof/>
                <w:webHidden/>
              </w:rPr>
              <w:instrText xml:space="preserve"> PAGEREF _Toc492989506 \h </w:instrText>
            </w:r>
            <w:r w:rsidR="00C04261">
              <w:rPr>
                <w:noProof/>
                <w:webHidden/>
              </w:rPr>
            </w:r>
            <w:r w:rsidR="00C04261">
              <w:rPr>
                <w:noProof/>
                <w:webHidden/>
              </w:rPr>
              <w:fldChar w:fldCharType="separate"/>
            </w:r>
            <w:r w:rsidR="00C04261">
              <w:rPr>
                <w:noProof/>
                <w:webHidden/>
              </w:rPr>
              <w:t>8</w:t>
            </w:r>
            <w:r w:rsidR="00C04261">
              <w:rPr>
                <w:noProof/>
                <w:webHidden/>
              </w:rPr>
              <w:fldChar w:fldCharType="end"/>
            </w:r>
          </w:hyperlink>
        </w:p>
        <w:p w14:paraId="20217816" w14:textId="77777777" w:rsidR="00C04261" w:rsidRDefault="00A80E34">
          <w:pPr>
            <w:pStyle w:val="TOC2"/>
            <w:rPr>
              <w:rFonts w:eastAsiaTheme="minorEastAsia"/>
              <w:noProof/>
              <w:sz w:val="22"/>
              <w:lang w:eastAsia="nl-NL"/>
            </w:rPr>
          </w:pPr>
          <w:hyperlink w:anchor="_Toc492989507" w:history="1">
            <w:r w:rsidR="00C04261" w:rsidRPr="009A4066">
              <w:rPr>
                <w:rStyle w:val="Hyperlink"/>
                <w:noProof/>
              </w:rPr>
              <w:t>3.2</w:t>
            </w:r>
            <w:r w:rsidR="00C04261">
              <w:rPr>
                <w:rFonts w:eastAsiaTheme="minorEastAsia"/>
                <w:noProof/>
                <w:sz w:val="22"/>
                <w:lang w:eastAsia="nl-NL"/>
              </w:rPr>
              <w:tab/>
            </w:r>
            <w:r w:rsidR="00C04261" w:rsidRPr="009A4066">
              <w:rPr>
                <w:rStyle w:val="Hyperlink"/>
                <w:noProof/>
              </w:rPr>
              <w:t>Syntax fouten</w:t>
            </w:r>
            <w:r w:rsidR="00C04261">
              <w:rPr>
                <w:noProof/>
                <w:webHidden/>
              </w:rPr>
              <w:tab/>
            </w:r>
            <w:r w:rsidR="00C04261">
              <w:rPr>
                <w:noProof/>
                <w:webHidden/>
              </w:rPr>
              <w:fldChar w:fldCharType="begin"/>
            </w:r>
            <w:r w:rsidR="00C04261">
              <w:rPr>
                <w:noProof/>
                <w:webHidden/>
              </w:rPr>
              <w:instrText xml:space="preserve"> PAGEREF _Toc492989507 \h </w:instrText>
            </w:r>
            <w:r w:rsidR="00C04261">
              <w:rPr>
                <w:noProof/>
                <w:webHidden/>
              </w:rPr>
            </w:r>
            <w:r w:rsidR="00C04261">
              <w:rPr>
                <w:noProof/>
                <w:webHidden/>
              </w:rPr>
              <w:fldChar w:fldCharType="separate"/>
            </w:r>
            <w:r w:rsidR="00C04261">
              <w:rPr>
                <w:noProof/>
                <w:webHidden/>
              </w:rPr>
              <w:t>8</w:t>
            </w:r>
            <w:r w:rsidR="00C04261">
              <w:rPr>
                <w:noProof/>
                <w:webHidden/>
              </w:rPr>
              <w:fldChar w:fldCharType="end"/>
            </w:r>
          </w:hyperlink>
        </w:p>
        <w:p w14:paraId="3F08949F" w14:textId="77777777" w:rsidR="00C04261" w:rsidRDefault="00A80E34">
          <w:pPr>
            <w:pStyle w:val="TOC2"/>
            <w:rPr>
              <w:rFonts w:eastAsiaTheme="minorEastAsia"/>
              <w:noProof/>
              <w:sz w:val="22"/>
              <w:lang w:eastAsia="nl-NL"/>
            </w:rPr>
          </w:pPr>
          <w:hyperlink w:anchor="_Toc492989508" w:history="1">
            <w:r w:rsidR="00C04261" w:rsidRPr="009A4066">
              <w:rPr>
                <w:rStyle w:val="Hyperlink"/>
                <w:noProof/>
              </w:rPr>
              <w:t>3.3</w:t>
            </w:r>
            <w:r w:rsidR="00C04261">
              <w:rPr>
                <w:rFonts w:eastAsiaTheme="minorEastAsia"/>
                <w:noProof/>
                <w:sz w:val="22"/>
                <w:lang w:eastAsia="nl-NL"/>
              </w:rPr>
              <w:tab/>
            </w:r>
            <w:r w:rsidR="00C04261" w:rsidRPr="009A4066">
              <w:rPr>
                <w:rStyle w:val="Hyperlink"/>
                <w:noProof/>
                <w:lang w:eastAsia="nl-NL"/>
              </w:rPr>
              <w:t>Programmeerfouten</w:t>
            </w:r>
            <w:r w:rsidR="00C04261">
              <w:rPr>
                <w:noProof/>
                <w:webHidden/>
              </w:rPr>
              <w:tab/>
            </w:r>
            <w:r w:rsidR="00C04261">
              <w:rPr>
                <w:noProof/>
                <w:webHidden/>
              </w:rPr>
              <w:fldChar w:fldCharType="begin"/>
            </w:r>
            <w:r w:rsidR="00C04261">
              <w:rPr>
                <w:noProof/>
                <w:webHidden/>
              </w:rPr>
              <w:instrText xml:space="preserve"> PAGEREF _Toc492989508 \h </w:instrText>
            </w:r>
            <w:r w:rsidR="00C04261">
              <w:rPr>
                <w:noProof/>
                <w:webHidden/>
              </w:rPr>
            </w:r>
            <w:r w:rsidR="00C04261">
              <w:rPr>
                <w:noProof/>
                <w:webHidden/>
              </w:rPr>
              <w:fldChar w:fldCharType="separate"/>
            </w:r>
            <w:r w:rsidR="00C04261">
              <w:rPr>
                <w:noProof/>
                <w:webHidden/>
              </w:rPr>
              <w:t>8</w:t>
            </w:r>
            <w:r w:rsidR="00C04261">
              <w:rPr>
                <w:noProof/>
                <w:webHidden/>
              </w:rPr>
              <w:fldChar w:fldCharType="end"/>
            </w:r>
          </w:hyperlink>
        </w:p>
        <w:p w14:paraId="473A6D2E" w14:textId="77777777" w:rsidR="00C04261" w:rsidRDefault="00A80E34">
          <w:pPr>
            <w:pStyle w:val="TOC3"/>
            <w:rPr>
              <w:rFonts w:eastAsiaTheme="minorEastAsia"/>
              <w:i w:val="0"/>
              <w:noProof/>
              <w:sz w:val="22"/>
              <w:lang w:eastAsia="nl-NL"/>
            </w:rPr>
          </w:pPr>
          <w:hyperlink w:anchor="_Toc492989509" w:history="1">
            <w:r w:rsidR="00C04261" w:rsidRPr="009A4066">
              <w:rPr>
                <w:rStyle w:val="Hyperlink"/>
                <w:noProof/>
                <w:lang w:eastAsia="nl-NL"/>
              </w:rPr>
              <w:t>3.3.1</w:t>
            </w:r>
            <w:r w:rsidR="00C04261">
              <w:rPr>
                <w:rFonts w:eastAsiaTheme="minorEastAsia"/>
                <w:i w:val="0"/>
                <w:noProof/>
                <w:sz w:val="22"/>
                <w:lang w:eastAsia="nl-NL"/>
              </w:rPr>
              <w:tab/>
            </w:r>
            <w:r w:rsidR="00C04261" w:rsidRPr="009A4066">
              <w:rPr>
                <w:rStyle w:val="Hyperlink"/>
                <w:noProof/>
                <w:lang w:eastAsia="nl-NL"/>
              </w:rPr>
              <w:t>Voorbeeld van een programmeerfout</w:t>
            </w:r>
            <w:r w:rsidR="00C04261">
              <w:rPr>
                <w:noProof/>
                <w:webHidden/>
              </w:rPr>
              <w:tab/>
            </w:r>
            <w:r w:rsidR="00C04261">
              <w:rPr>
                <w:noProof/>
                <w:webHidden/>
              </w:rPr>
              <w:fldChar w:fldCharType="begin"/>
            </w:r>
            <w:r w:rsidR="00C04261">
              <w:rPr>
                <w:noProof/>
                <w:webHidden/>
              </w:rPr>
              <w:instrText xml:space="preserve"> PAGEREF _Toc492989509 \h </w:instrText>
            </w:r>
            <w:r w:rsidR="00C04261">
              <w:rPr>
                <w:noProof/>
                <w:webHidden/>
              </w:rPr>
            </w:r>
            <w:r w:rsidR="00C04261">
              <w:rPr>
                <w:noProof/>
                <w:webHidden/>
              </w:rPr>
              <w:fldChar w:fldCharType="separate"/>
            </w:r>
            <w:r w:rsidR="00C04261">
              <w:rPr>
                <w:noProof/>
                <w:webHidden/>
              </w:rPr>
              <w:t>9</w:t>
            </w:r>
            <w:r w:rsidR="00C04261">
              <w:rPr>
                <w:noProof/>
                <w:webHidden/>
              </w:rPr>
              <w:fldChar w:fldCharType="end"/>
            </w:r>
          </w:hyperlink>
        </w:p>
        <w:p w14:paraId="277B5A40" w14:textId="77777777" w:rsidR="00C04261" w:rsidRDefault="00A80E34">
          <w:pPr>
            <w:pStyle w:val="TOC2"/>
            <w:rPr>
              <w:rFonts w:eastAsiaTheme="minorEastAsia"/>
              <w:noProof/>
              <w:sz w:val="22"/>
              <w:lang w:eastAsia="nl-NL"/>
            </w:rPr>
          </w:pPr>
          <w:hyperlink w:anchor="_Toc492989510" w:history="1">
            <w:r w:rsidR="00C04261" w:rsidRPr="009A4066">
              <w:rPr>
                <w:rStyle w:val="Hyperlink"/>
                <w:noProof/>
              </w:rPr>
              <w:t>3.4</w:t>
            </w:r>
            <w:r w:rsidR="00C04261">
              <w:rPr>
                <w:rFonts w:eastAsiaTheme="minorEastAsia"/>
                <w:noProof/>
                <w:sz w:val="22"/>
                <w:lang w:eastAsia="nl-NL"/>
              </w:rPr>
              <w:tab/>
            </w:r>
            <w:r w:rsidR="00C04261" w:rsidRPr="009A4066">
              <w:rPr>
                <w:rStyle w:val="Hyperlink"/>
                <w:rFonts w:eastAsia="Times New Roman"/>
                <w:noProof/>
                <w:lang w:eastAsia="nl-NL"/>
              </w:rPr>
              <w:t>Debuggen</w:t>
            </w:r>
            <w:r w:rsidR="00C04261">
              <w:rPr>
                <w:noProof/>
                <w:webHidden/>
              </w:rPr>
              <w:tab/>
            </w:r>
            <w:r w:rsidR="00C04261">
              <w:rPr>
                <w:noProof/>
                <w:webHidden/>
              </w:rPr>
              <w:fldChar w:fldCharType="begin"/>
            </w:r>
            <w:r w:rsidR="00C04261">
              <w:rPr>
                <w:noProof/>
                <w:webHidden/>
              </w:rPr>
              <w:instrText xml:space="preserve"> PAGEREF _Toc492989510 \h </w:instrText>
            </w:r>
            <w:r w:rsidR="00C04261">
              <w:rPr>
                <w:noProof/>
                <w:webHidden/>
              </w:rPr>
            </w:r>
            <w:r w:rsidR="00C04261">
              <w:rPr>
                <w:noProof/>
                <w:webHidden/>
              </w:rPr>
              <w:fldChar w:fldCharType="separate"/>
            </w:r>
            <w:r w:rsidR="00C04261">
              <w:rPr>
                <w:noProof/>
                <w:webHidden/>
              </w:rPr>
              <w:t>9</w:t>
            </w:r>
            <w:r w:rsidR="00C04261">
              <w:rPr>
                <w:noProof/>
                <w:webHidden/>
              </w:rPr>
              <w:fldChar w:fldCharType="end"/>
            </w:r>
          </w:hyperlink>
        </w:p>
        <w:p w14:paraId="4242093D" w14:textId="77777777" w:rsidR="00C04261" w:rsidRDefault="00A80E34">
          <w:pPr>
            <w:pStyle w:val="TOC3"/>
            <w:rPr>
              <w:rFonts w:eastAsiaTheme="minorEastAsia"/>
              <w:i w:val="0"/>
              <w:noProof/>
              <w:sz w:val="22"/>
              <w:lang w:eastAsia="nl-NL"/>
            </w:rPr>
          </w:pPr>
          <w:hyperlink w:anchor="_Toc492989511" w:history="1">
            <w:r w:rsidR="00C04261" w:rsidRPr="009A4066">
              <w:rPr>
                <w:rStyle w:val="Hyperlink"/>
                <w:rFonts w:eastAsia="Times New Roman"/>
                <w:noProof/>
                <w:lang w:eastAsia="nl-NL"/>
              </w:rPr>
              <w:t>3.4.1</w:t>
            </w:r>
            <w:r w:rsidR="00C04261">
              <w:rPr>
                <w:rFonts w:eastAsiaTheme="minorEastAsia"/>
                <w:i w:val="0"/>
                <w:noProof/>
                <w:sz w:val="22"/>
                <w:lang w:eastAsia="nl-NL"/>
              </w:rPr>
              <w:tab/>
            </w:r>
            <w:r w:rsidR="00C04261" w:rsidRPr="009A4066">
              <w:rPr>
                <w:rStyle w:val="Hyperlink"/>
                <w:rFonts w:eastAsia="Times New Roman"/>
                <w:noProof/>
                <w:lang w:eastAsia="nl-NL"/>
              </w:rPr>
              <w:t>Breakpoints</w:t>
            </w:r>
            <w:r w:rsidR="00C04261">
              <w:rPr>
                <w:noProof/>
                <w:webHidden/>
              </w:rPr>
              <w:tab/>
            </w:r>
            <w:r w:rsidR="00C04261">
              <w:rPr>
                <w:noProof/>
                <w:webHidden/>
              </w:rPr>
              <w:fldChar w:fldCharType="begin"/>
            </w:r>
            <w:r w:rsidR="00C04261">
              <w:rPr>
                <w:noProof/>
                <w:webHidden/>
              </w:rPr>
              <w:instrText xml:space="preserve"> PAGEREF _Toc492989511 \h </w:instrText>
            </w:r>
            <w:r w:rsidR="00C04261">
              <w:rPr>
                <w:noProof/>
                <w:webHidden/>
              </w:rPr>
            </w:r>
            <w:r w:rsidR="00C04261">
              <w:rPr>
                <w:noProof/>
                <w:webHidden/>
              </w:rPr>
              <w:fldChar w:fldCharType="separate"/>
            </w:r>
            <w:r w:rsidR="00C04261">
              <w:rPr>
                <w:noProof/>
                <w:webHidden/>
              </w:rPr>
              <w:t>9</w:t>
            </w:r>
            <w:r w:rsidR="00C04261">
              <w:rPr>
                <w:noProof/>
                <w:webHidden/>
              </w:rPr>
              <w:fldChar w:fldCharType="end"/>
            </w:r>
          </w:hyperlink>
        </w:p>
        <w:p w14:paraId="7A6947A4" w14:textId="77777777" w:rsidR="00C04261" w:rsidRDefault="00A80E34">
          <w:pPr>
            <w:pStyle w:val="TOC3"/>
            <w:rPr>
              <w:rFonts w:eastAsiaTheme="minorEastAsia"/>
              <w:i w:val="0"/>
              <w:noProof/>
              <w:sz w:val="22"/>
              <w:lang w:eastAsia="nl-NL"/>
            </w:rPr>
          </w:pPr>
          <w:hyperlink w:anchor="_Toc492989512" w:history="1">
            <w:r w:rsidR="00C04261" w:rsidRPr="009A4066">
              <w:rPr>
                <w:rStyle w:val="Hyperlink"/>
                <w:noProof/>
              </w:rPr>
              <w:t>3.4.2</w:t>
            </w:r>
            <w:r w:rsidR="00C04261">
              <w:rPr>
                <w:rFonts w:eastAsiaTheme="minorEastAsia"/>
                <w:i w:val="0"/>
                <w:noProof/>
                <w:sz w:val="22"/>
                <w:lang w:eastAsia="nl-NL"/>
              </w:rPr>
              <w:tab/>
            </w:r>
            <w:r w:rsidR="00C04261" w:rsidRPr="009A4066">
              <w:rPr>
                <w:rStyle w:val="Hyperlink"/>
                <w:noProof/>
              </w:rPr>
              <w:t>Voorbeeld</w:t>
            </w:r>
            <w:r w:rsidR="00C04261">
              <w:rPr>
                <w:noProof/>
                <w:webHidden/>
              </w:rPr>
              <w:tab/>
            </w:r>
            <w:r w:rsidR="00C04261">
              <w:rPr>
                <w:noProof/>
                <w:webHidden/>
              </w:rPr>
              <w:fldChar w:fldCharType="begin"/>
            </w:r>
            <w:r w:rsidR="00C04261">
              <w:rPr>
                <w:noProof/>
                <w:webHidden/>
              </w:rPr>
              <w:instrText xml:space="preserve"> PAGEREF _Toc492989512 \h </w:instrText>
            </w:r>
            <w:r w:rsidR="00C04261">
              <w:rPr>
                <w:noProof/>
                <w:webHidden/>
              </w:rPr>
            </w:r>
            <w:r w:rsidR="00C04261">
              <w:rPr>
                <w:noProof/>
                <w:webHidden/>
              </w:rPr>
              <w:fldChar w:fldCharType="separate"/>
            </w:r>
            <w:r w:rsidR="00C04261">
              <w:rPr>
                <w:noProof/>
                <w:webHidden/>
              </w:rPr>
              <w:t>9</w:t>
            </w:r>
            <w:r w:rsidR="00C04261">
              <w:rPr>
                <w:noProof/>
                <w:webHidden/>
              </w:rPr>
              <w:fldChar w:fldCharType="end"/>
            </w:r>
          </w:hyperlink>
        </w:p>
        <w:p w14:paraId="33EE60A8" w14:textId="77777777" w:rsidR="00C04261" w:rsidRDefault="00A80E34">
          <w:pPr>
            <w:pStyle w:val="TOC2"/>
            <w:rPr>
              <w:rFonts w:eastAsiaTheme="minorEastAsia"/>
              <w:noProof/>
              <w:sz w:val="22"/>
              <w:lang w:eastAsia="nl-NL"/>
            </w:rPr>
          </w:pPr>
          <w:hyperlink w:anchor="_Toc492989513" w:history="1">
            <w:r w:rsidR="00C04261" w:rsidRPr="009A4066">
              <w:rPr>
                <w:rStyle w:val="Hyperlink"/>
                <w:noProof/>
              </w:rPr>
              <w:t>3.5</w:t>
            </w:r>
            <w:r w:rsidR="00C04261">
              <w:rPr>
                <w:rFonts w:eastAsiaTheme="minorEastAsia"/>
                <w:noProof/>
                <w:sz w:val="22"/>
                <w:lang w:eastAsia="nl-NL"/>
              </w:rPr>
              <w:tab/>
            </w:r>
            <w:r w:rsidR="00C04261" w:rsidRPr="009A4066">
              <w:rPr>
                <w:rStyle w:val="Hyperlink"/>
                <w:rFonts w:eastAsia="Times New Roman"/>
                <w:noProof/>
                <w:lang w:eastAsia="nl-NL"/>
              </w:rPr>
              <w:t>Opdrachten en vragen</w:t>
            </w:r>
            <w:r w:rsidR="00C04261">
              <w:rPr>
                <w:noProof/>
                <w:webHidden/>
              </w:rPr>
              <w:tab/>
            </w:r>
            <w:r w:rsidR="00C04261">
              <w:rPr>
                <w:noProof/>
                <w:webHidden/>
              </w:rPr>
              <w:fldChar w:fldCharType="begin"/>
            </w:r>
            <w:r w:rsidR="00C04261">
              <w:rPr>
                <w:noProof/>
                <w:webHidden/>
              </w:rPr>
              <w:instrText xml:space="preserve"> PAGEREF _Toc492989513 \h </w:instrText>
            </w:r>
            <w:r w:rsidR="00C04261">
              <w:rPr>
                <w:noProof/>
                <w:webHidden/>
              </w:rPr>
            </w:r>
            <w:r w:rsidR="00C04261">
              <w:rPr>
                <w:noProof/>
                <w:webHidden/>
              </w:rPr>
              <w:fldChar w:fldCharType="separate"/>
            </w:r>
            <w:r w:rsidR="00C04261">
              <w:rPr>
                <w:noProof/>
                <w:webHidden/>
              </w:rPr>
              <w:t>13</w:t>
            </w:r>
            <w:r w:rsidR="00C04261">
              <w:rPr>
                <w:noProof/>
                <w:webHidden/>
              </w:rPr>
              <w:fldChar w:fldCharType="end"/>
            </w:r>
          </w:hyperlink>
        </w:p>
        <w:p w14:paraId="5AFECD18" w14:textId="77777777" w:rsidR="00C04261" w:rsidRDefault="00A80E34">
          <w:pPr>
            <w:pStyle w:val="TOC2"/>
            <w:rPr>
              <w:rFonts w:eastAsiaTheme="minorEastAsia"/>
              <w:noProof/>
              <w:sz w:val="22"/>
              <w:lang w:eastAsia="nl-NL"/>
            </w:rPr>
          </w:pPr>
          <w:hyperlink w:anchor="_Toc492989514" w:history="1">
            <w:r w:rsidR="00C04261" w:rsidRPr="009A4066">
              <w:rPr>
                <w:rStyle w:val="Hyperlink"/>
                <w:noProof/>
              </w:rPr>
              <w:t>3.6</w:t>
            </w:r>
            <w:r w:rsidR="00C04261">
              <w:rPr>
                <w:rFonts w:eastAsiaTheme="minorEastAsia"/>
                <w:noProof/>
                <w:sz w:val="22"/>
                <w:lang w:eastAsia="nl-NL"/>
              </w:rPr>
              <w:tab/>
            </w:r>
            <w:r w:rsidR="00C04261" w:rsidRPr="009A4066">
              <w:rPr>
                <w:rStyle w:val="Hyperlink"/>
                <w:noProof/>
                <w:lang w:eastAsia="nl-NL"/>
              </w:rPr>
              <w:t>Antwoorden</w:t>
            </w:r>
            <w:r w:rsidR="00C04261">
              <w:rPr>
                <w:noProof/>
                <w:webHidden/>
              </w:rPr>
              <w:tab/>
            </w:r>
            <w:r w:rsidR="00C04261">
              <w:rPr>
                <w:noProof/>
                <w:webHidden/>
              </w:rPr>
              <w:fldChar w:fldCharType="begin"/>
            </w:r>
            <w:r w:rsidR="00C04261">
              <w:rPr>
                <w:noProof/>
                <w:webHidden/>
              </w:rPr>
              <w:instrText xml:space="preserve"> PAGEREF _Toc492989514 \h </w:instrText>
            </w:r>
            <w:r w:rsidR="00C04261">
              <w:rPr>
                <w:noProof/>
                <w:webHidden/>
              </w:rPr>
            </w:r>
            <w:r w:rsidR="00C04261">
              <w:rPr>
                <w:noProof/>
                <w:webHidden/>
              </w:rPr>
              <w:fldChar w:fldCharType="separate"/>
            </w:r>
            <w:r w:rsidR="00C04261">
              <w:rPr>
                <w:noProof/>
                <w:webHidden/>
              </w:rPr>
              <w:t>14</w:t>
            </w:r>
            <w:r w:rsidR="00C04261">
              <w:rPr>
                <w:noProof/>
                <w:webHidden/>
              </w:rPr>
              <w:fldChar w:fldCharType="end"/>
            </w:r>
          </w:hyperlink>
        </w:p>
        <w:p w14:paraId="7C0EF72B" w14:textId="77777777" w:rsidR="00C04261" w:rsidRDefault="00A80E34">
          <w:pPr>
            <w:pStyle w:val="TOC1"/>
            <w:rPr>
              <w:rFonts w:eastAsiaTheme="minorEastAsia"/>
              <w:b w:val="0"/>
              <w:noProof/>
              <w:lang w:eastAsia="nl-NL"/>
            </w:rPr>
          </w:pPr>
          <w:hyperlink w:anchor="_Toc492989515" w:history="1">
            <w:r w:rsidR="00C04261" w:rsidRPr="009A4066">
              <w:rPr>
                <w:rStyle w:val="Hyperlink"/>
                <w:rFonts w:eastAsia="Times New Roman"/>
                <w:noProof/>
                <w:lang w:eastAsia="nl-NL"/>
              </w:rPr>
              <w:t>4</w:t>
            </w:r>
            <w:r w:rsidR="00C04261">
              <w:rPr>
                <w:rFonts w:eastAsiaTheme="minorEastAsia"/>
                <w:b w:val="0"/>
                <w:noProof/>
                <w:lang w:eastAsia="nl-NL"/>
              </w:rPr>
              <w:tab/>
            </w:r>
            <w:r w:rsidR="00C04261" w:rsidRPr="009A4066">
              <w:rPr>
                <w:rStyle w:val="Hyperlink"/>
                <w:rFonts w:eastAsia="Times New Roman"/>
                <w:noProof/>
                <w:lang w:eastAsia="nl-NL"/>
              </w:rPr>
              <w:t>Standaard Matlab functies</w:t>
            </w:r>
            <w:r w:rsidR="00C04261">
              <w:rPr>
                <w:noProof/>
                <w:webHidden/>
              </w:rPr>
              <w:tab/>
            </w:r>
            <w:r w:rsidR="00C04261">
              <w:rPr>
                <w:noProof/>
                <w:webHidden/>
              </w:rPr>
              <w:fldChar w:fldCharType="begin"/>
            </w:r>
            <w:r w:rsidR="00C04261">
              <w:rPr>
                <w:noProof/>
                <w:webHidden/>
              </w:rPr>
              <w:instrText xml:space="preserve"> PAGEREF _Toc492989515 \h </w:instrText>
            </w:r>
            <w:r w:rsidR="00C04261">
              <w:rPr>
                <w:noProof/>
                <w:webHidden/>
              </w:rPr>
            </w:r>
            <w:r w:rsidR="00C04261">
              <w:rPr>
                <w:noProof/>
                <w:webHidden/>
              </w:rPr>
              <w:fldChar w:fldCharType="separate"/>
            </w:r>
            <w:r w:rsidR="00C04261">
              <w:rPr>
                <w:noProof/>
                <w:webHidden/>
              </w:rPr>
              <w:t>15</w:t>
            </w:r>
            <w:r w:rsidR="00C04261">
              <w:rPr>
                <w:noProof/>
                <w:webHidden/>
              </w:rPr>
              <w:fldChar w:fldCharType="end"/>
            </w:r>
          </w:hyperlink>
        </w:p>
        <w:p w14:paraId="652D2A93" w14:textId="77777777" w:rsidR="00C04261" w:rsidRDefault="00A80E34">
          <w:pPr>
            <w:pStyle w:val="TOC2"/>
            <w:rPr>
              <w:rFonts w:eastAsiaTheme="minorEastAsia"/>
              <w:noProof/>
              <w:sz w:val="22"/>
              <w:lang w:eastAsia="nl-NL"/>
            </w:rPr>
          </w:pPr>
          <w:hyperlink w:anchor="_Toc492989516" w:history="1">
            <w:r w:rsidR="00C04261" w:rsidRPr="009A4066">
              <w:rPr>
                <w:rStyle w:val="Hyperlink"/>
                <w:noProof/>
              </w:rPr>
              <w:t>4.1</w:t>
            </w:r>
            <w:r w:rsidR="00C04261">
              <w:rPr>
                <w:rFonts w:eastAsiaTheme="minorEastAsia"/>
                <w:noProof/>
                <w:sz w:val="22"/>
                <w:lang w:eastAsia="nl-NL"/>
              </w:rPr>
              <w:tab/>
            </w:r>
            <w:r w:rsidR="00C04261" w:rsidRPr="009A4066">
              <w:rPr>
                <w:rStyle w:val="Hyperlink"/>
                <w:noProof/>
              </w:rPr>
              <w:t>Wat is een functie?</w:t>
            </w:r>
            <w:r w:rsidR="00C04261">
              <w:rPr>
                <w:noProof/>
                <w:webHidden/>
              </w:rPr>
              <w:tab/>
            </w:r>
            <w:r w:rsidR="00C04261">
              <w:rPr>
                <w:noProof/>
                <w:webHidden/>
              </w:rPr>
              <w:fldChar w:fldCharType="begin"/>
            </w:r>
            <w:r w:rsidR="00C04261">
              <w:rPr>
                <w:noProof/>
                <w:webHidden/>
              </w:rPr>
              <w:instrText xml:space="preserve"> PAGEREF _Toc492989516 \h </w:instrText>
            </w:r>
            <w:r w:rsidR="00C04261">
              <w:rPr>
                <w:noProof/>
                <w:webHidden/>
              </w:rPr>
            </w:r>
            <w:r w:rsidR="00C04261">
              <w:rPr>
                <w:noProof/>
                <w:webHidden/>
              </w:rPr>
              <w:fldChar w:fldCharType="separate"/>
            </w:r>
            <w:r w:rsidR="00C04261">
              <w:rPr>
                <w:noProof/>
                <w:webHidden/>
              </w:rPr>
              <w:t>15</w:t>
            </w:r>
            <w:r w:rsidR="00C04261">
              <w:rPr>
                <w:noProof/>
                <w:webHidden/>
              </w:rPr>
              <w:fldChar w:fldCharType="end"/>
            </w:r>
          </w:hyperlink>
        </w:p>
        <w:p w14:paraId="10C73048" w14:textId="77777777" w:rsidR="00C04261" w:rsidRDefault="00A80E34">
          <w:pPr>
            <w:pStyle w:val="TOC2"/>
            <w:rPr>
              <w:rFonts w:eastAsiaTheme="minorEastAsia"/>
              <w:noProof/>
              <w:sz w:val="22"/>
              <w:lang w:eastAsia="nl-NL"/>
            </w:rPr>
          </w:pPr>
          <w:hyperlink w:anchor="_Toc492989517" w:history="1">
            <w:r w:rsidR="00C04261" w:rsidRPr="009A4066">
              <w:rPr>
                <w:rStyle w:val="Hyperlink"/>
                <w:noProof/>
              </w:rPr>
              <w:t>4.2</w:t>
            </w:r>
            <w:r w:rsidR="00C04261">
              <w:rPr>
                <w:rFonts w:eastAsiaTheme="minorEastAsia"/>
                <w:noProof/>
                <w:sz w:val="22"/>
                <w:lang w:eastAsia="nl-NL"/>
              </w:rPr>
              <w:tab/>
            </w:r>
            <w:r w:rsidR="00C04261" w:rsidRPr="009A4066">
              <w:rPr>
                <w:rStyle w:val="Hyperlink"/>
                <w:noProof/>
              </w:rPr>
              <w:t>Het aanroepen van een functie</w:t>
            </w:r>
            <w:r w:rsidR="00C04261">
              <w:rPr>
                <w:noProof/>
                <w:webHidden/>
              </w:rPr>
              <w:tab/>
            </w:r>
            <w:r w:rsidR="00C04261">
              <w:rPr>
                <w:noProof/>
                <w:webHidden/>
              </w:rPr>
              <w:fldChar w:fldCharType="begin"/>
            </w:r>
            <w:r w:rsidR="00C04261">
              <w:rPr>
                <w:noProof/>
                <w:webHidden/>
              </w:rPr>
              <w:instrText xml:space="preserve"> PAGEREF _Toc492989517 \h </w:instrText>
            </w:r>
            <w:r w:rsidR="00C04261">
              <w:rPr>
                <w:noProof/>
                <w:webHidden/>
              </w:rPr>
            </w:r>
            <w:r w:rsidR="00C04261">
              <w:rPr>
                <w:noProof/>
                <w:webHidden/>
              </w:rPr>
              <w:fldChar w:fldCharType="separate"/>
            </w:r>
            <w:r w:rsidR="00C04261">
              <w:rPr>
                <w:noProof/>
                <w:webHidden/>
              </w:rPr>
              <w:t>16</w:t>
            </w:r>
            <w:r w:rsidR="00C04261">
              <w:rPr>
                <w:noProof/>
                <w:webHidden/>
              </w:rPr>
              <w:fldChar w:fldCharType="end"/>
            </w:r>
          </w:hyperlink>
        </w:p>
        <w:p w14:paraId="4493FCB1" w14:textId="77777777" w:rsidR="00C04261" w:rsidRDefault="00A80E34">
          <w:pPr>
            <w:pStyle w:val="TOC3"/>
            <w:rPr>
              <w:rFonts w:eastAsiaTheme="minorEastAsia"/>
              <w:i w:val="0"/>
              <w:noProof/>
              <w:sz w:val="22"/>
              <w:lang w:eastAsia="nl-NL"/>
            </w:rPr>
          </w:pPr>
          <w:hyperlink w:anchor="_Toc492989518" w:history="1">
            <w:r w:rsidR="00C04261" w:rsidRPr="009A4066">
              <w:rPr>
                <w:rStyle w:val="Hyperlink"/>
                <w:noProof/>
              </w:rPr>
              <w:t>4.2.1</w:t>
            </w:r>
            <w:r w:rsidR="00C04261">
              <w:rPr>
                <w:rFonts w:eastAsiaTheme="minorEastAsia"/>
                <w:i w:val="0"/>
                <w:noProof/>
                <w:sz w:val="22"/>
                <w:lang w:eastAsia="nl-NL"/>
              </w:rPr>
              <w:tab/>
            </w:r>
            <w:r w:rsidR="00C04261" w:rsidRPr="009A4066">
              <w:rPr>
                <w:rStyle w:val="Hyperlink"/>
                <w:noProof/>
              </w:rPr>
              <w:t>Functies zonder input</w:t>
            </w:r>
            <w:r w:rsidR="00C04261">
              <w:rPr>
                <w:noProof/>
                <w:webHidden/>
              </w:rPr>
              <w:tab/>
            </w:r>
            <w:r w:rsidR="00C04261">
              <w:rPr>
                <w:noProof/>
                <w:webHidden/>
              </w:rPr>
              <w:fldChar w:fldCharType="begin"/>
            </w:r>
            <w:r w:rsidR="00C04261">
              <w:rPr>
                <w:noProof/>
                <w:webHidden/>
              </w:rPr>
              <w:instrText xml:space="preserve"> PAGEREF _Toc492989518 \h </w:instrText>
            </w:r>
            <w:r w:rsidR="00C04261">
              <w:rPr>
                <w:noProof/>
                <w:webHidden/>
              </w:rPr>
            </w:r>
            <w:r w:rsidR="00C04261">
              <w:rPr>
                <w:noProof/>
                <w:webHidden/>
              </w:rPr>
              <w:fldChar w:fldCharType="separate"/>
            </w:r>
            <w:r w:rsidR="00C04261">
              <w:rPr>
                <w:noProof/>
                <w:webHidden/>
              </w:rPr>
              <w:t>16</w:t>
            </w:r>
            <w:r w:rsidR="00C04261">
              <w:rPr>
                <w:noProof/>
                <w:webHidden/>
              </w:rPr>
              <w:fldChar w:fldCharType="end"/>
            </w:r>
          </w:hyperlink>
        </w:p>
        <w:p w14:paraId="7C51F787" w14:textId="77777777" w:rsidR="00C04261" w:rsidRDefault="00A80E34">
          <w:pPr>
            <w:pStyle w:val="TOC3"/>
            <w:rPr>
              <w:rFonts w:eastAsiaTheme="minorEastAsia"/>
              <w:i w:val="0"/>
              <w:noProof/>
              <w:sz w:val="22"/>
              <w:lang w:eastAsia="nl-NL"/>
            </w:rPr>
          </w:pPr>
          <w:hyperlink w:anchor="_Toc492989519" w:history="1">
            <w:r w:rsidR="00C04261" w:rsidRPr="009A4066">
              <w:rPr>
                <w:rStyle w:val="Hyperlink"/>
                <w:noProof/>
              </w:rPr>
              <w:t>4.2.2</w:t>
            </w:r>
            <w:r w:rsidR="00C04261">
              <w:rPr>
                <w:rFonts w:eastAsiaTheme="minorEastAsia"/>
                <w:i w:val="0"/>
                <w:noProof/>
                <w:sz w:val="22"/>
                <w:lang w:eastAsia="nl-NL"/>
              </w:rPr>
              <w:tab/>
            </w:r>
            <w:r w:rsidR="00C04261" w:rsidRPr="009A4066">
              <w:rPr>
                <w:rStyle w:val="Hyperlink"/>
                <w:noProof/>
              </w:rPr>
              <w:t>Andere voorbeelden</w:t>
            </w:r>
            <w:r w:rsidR="00C04261">
              <w:rPr>
                <w:noProof/>
                <w:webHidden/>
              </w:rPr>
              <w:tab/>
            </w:r>
            <w:r w:rsidR="00C04261">
              <w:rPr>
                <w:noProof/>
                <w:webHidden/>
              </w:rPr>
              <w:fldChar w:fldCharType="begin"/>
            </w:r>
            <w:r w:rsidR="00C04261">
              <w:rPr>
                <w:noProof/>
                <w:webHidden/>
              </w:rPr>
              <w:instrText xml:space="preserve"> PAGEREF _Toc492989519 \h </w:instrText>
            </w:r>
            <w:r w:rsidR="00C04261">
              <w:rPr>
                <w:noProof/>
                <w:webHidden/>
              </w:rPr>
            </w:r>
            <w:r w:rsidR="00C04261">
              <w:rPr>
                <w:noProof/>
                <w:webHidden/>
              </w:rPr>
              <w:fldChar w:fldCharType="separate"/>
            </w:r>
            <w:r w:rsidR="00C04261">
              <w:rPr>
                <w:noProof/>
                <w:webHidden/>
              </w:rPr>
              <w:t>16</w:t>
            </w:r>
            <w:r w:rsidR="00C04261">
              <w:rPr>
                <w:noProof/>
                <w:webHidden/>
              </w:rPr>
              <w:fldChar w:fldCharType="end"/>
            </w:r>
          </w:hyperlink>
        </w:p>
        <w:p w14:paraId="6F91DF17" w14:textId="77777777" w:rsidR="00C04261" w:rsidRDefault="00A80E34">
          <w:pPr>
            <w:pStyle w:val="TOC2"/>
            <w:rPr>
              <w:rFonts w:eastAsiaTheme="minorEastAsia"/>
              <w:noProof/>
              <w:sz w:val="22"/>
              <w:lang w:eastAsia="nl-NL"/>
            </w:rPr>
          </w:pPr>
          <w:hyperlink w:anchor="_Toc492989520" w:history="1">
            <w:r w:rsidR="00C04261" w:rsidRPr="009A4066">
              <w:rPr>
                <w:rStyle w:val="Hyperlink"/>
                <w:noProof/>
              </w:rPr>
              <w:t>4.3</w:t>
            </w:r>
            <w:r w:rsidR="00C04261">
              <w:rPr>
                <w:rFonts w:eastAsiaTheme="minorEastAsia"/>
                <w:noProof/>
                <w:sz w:val="22"/>
                <w:lang w:eastAsia="nl-NL"/>
              </w:rPr>
              <w:tab/>
            </w:r>
            <w:r w:rsidR="00C04261" w:rsidRPr="009A4066">
              <w:rPr>
                <w:rStyle w:val="Hyperlink"/>
                <w:noProof/>
              </w:rPr>
              <w:t>Het vinden van standaardfuncties</w:t>
            </w:r>
            <w:r w:rsidR="00C04261">
              <w:rPr>
                <w:noProof/>
                <w:webHidden/>
              </w:rPr>
              <w:tab/>
            </w:r>
            <w:r w:rsidR="00C04261">
              <w:rPr>
                <w:noProof/>
                <w:webHidden/>
              </w:rPr>
              <w:fldChar w:fldCharType="begin"/>
            </w:r>
            <w:r w:rsidR="00C04261">
              <w:rPr>
                <w:noProof/>
                <w:webHidden/>
              </w:rPr>
              <w:instrText xml:space="preserve"> PAGEREF _Toc492989520 \h </w:instrText>
            </w:r>
            <w:r w:rsidR="00C04261">
              <w:rPr>
                <w:noProof/>
                <w:webHidden/>
              </w:rPr>
            </w:r>
            <w:r w:rsidR="00C04261">
              <w:rPr>
                <w:noProof/>
                <w:webHidden/>
              </w:rPr>
              <w:fldChar w:fldCharType="separate"/>
            </w:r>
            <w:r w:rsidR="00C04261">
              <w:rPr>
                <w:noProof/>
                <w:webHidden/>
              </w:rPr>
              <w:t>18</w:t>
            </w:r>
            <w:r w:rsidR="00C04261">
              <w:rPr>
                <w:noProof/>
                <w:webHidden/>
              </w:rPr>
              <w:fldChar w:fldCharType="end"/>
            </w:r>
          </w:hyperlink>
        </w:p>
        <w:p w14:paraId="4A2868AB" w14:textId="77777777" w:rsidR="00C04261" w:rsidRDefault="00A80E34">
          <w:pPr>
            <w:pStyle w:val="TOC2"/>
            <w:rPr>
              <w:rFonts w:eastAsiaTheme="minorEastAsia"/>
              <w:noProof/>
              <w:sz w:val="22"/>
              <w:lang w:eastAsia="nl-NL"/>
            </w:rPr>
          </w:pPr>
          <w:hyperlink w:anchor="_Toc492989521" w:history="1">
            <w:r w:rsidR="00C04261" w:rsidRPr="009A4066">
              <w:rPr>
                <w:rStyle w:val="Hyperlink"/>
                <w:noProof/>
              </w:rPr>
              <w:t>4.4</w:t>
            </w:r>
            <w:r w:rsidR="00C04261">
              <w:rPr>
                <w:rFonts w:eastAsiaTheme="minorEastAsia"/>
                <w:noProof/>
                <w:sz w:val="22"/>
                <w:lang w:eastAsia="nl-NL"/>
              </w:rPr>
              <w:tab/>
            </w:r>
            <w:r w:rsidR="00C04261" w:rsidRPr="009A4066">
              <w:rPr>
                <w:rStyle w:val="Hyperlink"/>
                <w:noProof/>
              </w:rPr>
              <w:t>Vragen en opdrachten</w:t>
            </w:r>
            <w:r w:rsidR="00C04261">
              <w:rPr>
                <w:noProof/>
                <w:webHidden/>
              </w:rPr>
              <w:tab/>
            </w:r>
            <w:r w:rsidR="00C04261">
              <w:rPr>
                <w:noProof/>
                <w:webHidden/>
              </w:rPr>
              <w:fldChar w:fldCharType="begin"/>
            </w:r>
            <w:r w:rsidR="00C04261">
              <w:rPr>
                <w:noProof/>
                <w:webHidden/>
              </w:rPr>
              <w:instrText xml:space="preserve"> PAGEREF _Toc492989521 \h </w:instrText>
            </w:r>
            <w:r w:rsidR="00C04261">
              <w:rPr>
                <w:noProof/>
                <w:webHidden/>
              </w:rPr>
            </w:r>
            <w:r w:rsidR="00C04261">
              <w:rPr>
                <w:noProof/>
                <w:webHidden/>
              </w:rPr>
              <w:fldChar w:fldCharType="separate"/>
            </w:r>
            <w:r w:rsidR="00C04261">
              <w:rPr>
                <w:noProof/>
                <w:webHidden/>
              </w:rPr>
              <w:t>19</w:t>
            </w:r>
            <w:r w:rsidR="00C04261">
              <w:rPr>
                <w:noProof/>
                <w:webHidden/>
              </w:rPr>
              <w:fldChar w:fldCharType="end"/>
            </w:r>
          </w:hyperlink>
        </w:p>
        <w:p w14:paraId="0B4456F2" w14:textId="77777777" w:rsidR="00C04261" w:rsidRDefault="00A80E34">
          <w:pPr>
            <w:pStyle w:val="TOC2"/>
            <w:rPr>
              <w:rFonts w:eastAsiaTheme="minorEastAsia"/>
              <w:noProof/>
              <w:sz w:val="22"/>
              <w:lang w:eastAsia="nl-NL"/>
            </w:rPr>
          </w:pPr>
          <w:hyperlink w:anchor="_Toc492989522" w:history="1">
            <w:r w:rsidR="00C04261" w:rsidRPr="009A4066">
              <w:rPr>
                <w:rStyle w:val="Hyperlink"/>
                <w:noProof/>
              </w:rPr>
              <w:t>4.5</w:t>
            </w:r>
            <w:r w:rsidR="00C04261">
              <w:rPr>
                <w:rFonts w:eastAsiaTheme="minorEastAsia"/>
                <w:noProof/>
                <w:sz w:val="22"/>
                <w:lang w:eastAsia="nl-NL"/>
              </w:rPr>
              <w:tab/>
            </w:r>
            <w:r w:rsidR="00C04261" w:rsidRPr="009A4066">
              <w:rPr>
                <w:rStyle w:val="Hyperlink"/>
                <w:noProof/>
              </w:rPr>
              <w:t>Antwoorden</w:t>
            </w:r>
            <w:r w:rsidR="00C04261">
              <w:rPr>
                <w:noProof/>
                <w:webHidden/>
              </w:rPr>
              <w:tab/>
            </w:r>
            <w:r w:rsidR="00C04261">
              <w:rPr>
                <w:noProof/>
                <w:webHidden/>
              </w:rPr>
              <w:fldChar w:fldCharType="begin"/>
            </w:r>
            <w:r w:rsidR="00C04261">
              <w:rPr>
                <w:noProof/>
                <w:webHidden/>
              </w:rPr>
              <w:instrText xml:space="preserve"> PAGEREF _Toc492989522 \h </w:instrText>
            </w:r>
            <w:r w:rsidR="00C04261">
              <w:rPr>
                <w:noProof/>
                <w:webHidden/>
              </w:rPr>
            </w:r>
            <w:r w:rsidR="00C04261">
              <w:rPr>
                <w:noProof/>
                <w:webHidden/>
              </w:rPr>
              <w:fldChar w:fldCharType="separate"/>
            </w:r>
            <w:r w:rsidR="00C04261">
              <w:rPr>
                <w:noProof/>
                <w:webHidden/>
              </w:rPr>
              <w:t>20</w:t>
            </w:r>
            <w:r w:rsidR="00C04261">
              <w:rPr>
                <w:noProof/>
                <w:webHidden/>
              </w:rPr>
              <w:fldChar w:fldCharType="end"/>
            </w:r>
          </w:hyperlink>
        </w:p>
        <w:p w14:paraId="57C827D4" w14:textId="77777777" w:rsidR="00C04261" w:rsidRDefault="00A80E34">
          <w:pPr>
            <w:pStyle w:val="TOC1"/>
            <w:rPr>
              <w:rFonts w:eastAsiaTheme="minorEastAsia"/>
              <w:b w:val="0"/>
              <w:noProof/>
              <w:lang w:eastAsia="nl-NL"/>
            </w:rPr>
          </w:pPr>
          <w:hyperlink w:anchor="_Toc492989523" w:history="1">
            <w:r w:rsidR="00C04261" w:rsidRPr="009A4066">
              <w:rPr>
                <w:rStyle w:val="Hyperlink"/>
                <w:noProof/>
              </w:rPr>
              <w:t>5</w:t>
            </w:r>
            <w:r w:rsidR="00C04261">
              <w:rPr>
                <w:rFonts w:eastAsiaTheme="minorEastAsia"/>
                <w:b w:val="0"/>
                <w:noProof/>
                <w:lang w:eastAsia="nl-NL"/>
              </w:rPr>
              <w:tab/>
            </w:r>
            <w:r w:rsidR="00C04261" w:rsidRPr="009A4066">
              <w:rPr>
                <w:rStyle w:val="Hyperlink"/>
                <w:noProof/>
              </w:rPr>
              <w:t>Meer over functies en zelf een functie schrijven</w:t>
            </w:r>
            <w:r w:rsidR="00C04261">
              <w:rPr>
                <w:noProof/>
                <w:webHidden/>
              </w:rPr>
              <w:tab/>
            </w:r>
            <w:r w:rsidR="00C04261">
              <w:rPr>
                <w:noProof/>
                <w:webHidden/>
              </w:rPr>
              <w:fldChar w:fldCharType="begin"/>
            </w:r>
            <w:r w:rsidR="00C04261">
              <w:rPr>
                <w:noProof/>
                <w:webHidden/>
              </w:rPr>
              <w:instrText xml:space="preserve"> PAGEREF _Toc492989523 \h </w:instrText>
            </w:r>
            <w:r w:rsidR="00C04261">
              <w:rPr>
                <w:noProof/>
                <w:webHidden/>
              </w:rPr>
            </w:r>
            <w:r w:rsidR="00C04261">
              <w:rPr>
                <w:noProof/>
                <w:webHidden/>
              </w:rPr>
              <w:fldChar w:fldCharType="separate"/>
            </w:r>
            <w:r w:rsidR="00C04261">
              <w:rPr>
                <w:noProof/>
                <w:webHidden/>
              </w:rPr>
              <w:t>21</w:t>
            </w:r>
            <w:r w:rsidR="00C04261">
              <w:rPr>
                <w:noProof/>
                <w:webHidden/>
              </w:rPr>
              <w:fldChar w:fldCharType="end"/>
            </w:r>
          </w:hyperlink>
        </w:p>
        <w:p w14:paraId="34ACC669" w14:textId="77777777" w:rsidR="00C04261" w:rsidRDefault="00A80E34">
          <w:pPr>
            <w:pStyle w:val="TOC2"/>
            <w:rPr>
              <w:rFonts w:eastAsiaTheme="minorEastAsia"/>
              <w:noProof/>
              <w:sz w:val="22"/>
              <w:lang w:eastAsia="nl-NL"/>
            </w:rPr>
          </w:pPr>
          <w:hyperlink w:anchor="_Toc492989524" w:history="1">
            <w:r w:rsidR="00C04261" w:rsidRPr="009A4066">
              <w:rPr>
                <w:rStyle w:val="Hyperlink"/>
                <w:noProof/>
              </w:rPr>
              <w:t>5.1</w:t>
            </w:r>
            <w:r w:rsidR="00C04261">
              <w:rPr>
                <w:rFonts w:eastAsiaTheme="minorEastAsia"/>
                <w:noProof/>
                <w:sz w:val="22"/>
                <w:lang w:eastAsia="nl-NL"/>
              </w:rPr>
              <w:tab/>
            </w:r>
            <w:r w:rsidR="00C04261" w:rsidRPr="009A4066">
              <w:rPr>
                <w:rStyle w:val="Hyperlink"/>
                <w:noProof/>
              </w:rPr>
              <w:t>Inputs en outputs</w:t>
            </w:r>
            <w:r w:rsidR="00C04261">
              <w:rPr>
                <w:noProof/>
                <w:webHidden/>
              </w:rPr>
              <w:tab/>
            </w:r>
            <w:r w:rsidR="00C04261">
              <w:rPr>
                <w:noProof/>
                <w:webHidden/>
              </w:rPr>
              <w:fldChar w:fldCharType="begin"/>
            </w:r>
            <w:r w:rsidR="00C04261">
              <w:rPr>
                <w:noProof/>
                <w:webHidden/>
              </w:rPr>
              <w:instrText xml:space="preserve"> PAGEREF _Toc492989524 \h </w:instrText>
            </w:r>
            <w:r w:rsidR="00C04261">
              <w:rPr>
                <w:noProof/>
                <w:webHidden/>
              </w:rPr>
            </w:r>
            <w:r w:rsidR="00C04261">
              <w:rPr>
                <w:noProof/>
                <w:webHidden/>
              </w:rPr>
              <w:fldChar w:fldCharType="separate"/>
            </w:r>
            <w:r w:rsidR="00C04261">
              <w:rPr>
                <w:noProof/>
                <w:webHidden/>
              </w:rPr>
              <w:t>21</w:t>
            </w:r>
            <w:r w:rsidR="00C04261">
              <w:rPr>
                <w:noProof/>
                <w:webHidden/>
              </w:rPr>
              <w:fldChar w:fldCharType="end"/>
            </w:r>
          </w:hyperlink>
        </w:p>
        <w:p w14:paraId="63446E2D" w14:textId="77777777" w:rsidR="00C04261" w:rsidRDefault="00A80E34">
          <w:pPr>
            <w:pStyle w:val="TOC2"/>
            <w:rPr>
              <w:rFonts w:eastAsiaTheme="minorEastAsia"/>
              <w:noProof/>
              <w:sz w:val="22"/>
              <w:lang w:eastAsia="nl-NL"/>
            </w:rPr>
          </w:pPr>
          <w:hyperlink w:anchor="_Toc492989525" w:history="1">
            <w:r w:rsidR="00C04261" w:rsidRPr="009A4066">
              <w:rPr>
                <w:rStyle w:val="Hyperlink"/>
                <w:noProof/>
              </w:rPr>
              <w:t>5.2</w:t>
            </w:r>
            <w:r w:rsidR="00C04261">
              <w:rPr>
                <w:rFonts w:eastAsiaTheme="minorEastAsia"/>
                <w:noProof/>
                <w:sz w:val="22"/>
                <w:lang w:eastAsia="nl-NL"/>
              </w:rPr>
              <w:tab/>
            </w:r>
            <w:r w:rsidR="00C04261" w:rsidRPr="009A4066">
              <w:rPr>
                <w:rStyle w:val="Hyperlink"/>
                <w:noProof/>
              </w:rPr>
              <w:t>Hoe zoek je hulp bij het gebruik van functies?</w:t>
            </w:r>
            <w:r w:rsidR="00C04261">
              <w:rPr>
                <w:noProof/>
                <w:webHidden/>
              </w:rPr>
              <w:tab/>
            </w:r>
            <w:r w:rsidR="00C04261">
              <w:rPr>
                <w:noProof/>
                <w:webHidden/>
              </w:rPr>
              <w:fldChar w:fldCharType="begin"/>
            </w:r>
            <w:r w:rsidR="00C04261">
              <w:rPr>
                <w:noProof/>
                <w:webHidden/>
              </w:rPr>
              <w:instrText xml:space="preserve"> PAGEREF _Toc492989525 \h </w:instrText>
            </w:r>
            <w:r w:rsidR="00C04261">
              <w:rPr>
                <w:noProof/>
                <w:webHidden/>
              </w:rPr>
            </w:r>
            <w:r w:rsidR="00C04261">
              <w:rPr>
                <w:noProof/>
                <w:webHidden/>
              </w:rPr>
              <w:fldChar w:fldCharType="separate"/>
            </w:r>
            <w:r w:rsidR="00C04261">
              <w:rPr>
                <w:noProof/>
                <w:webHidden/>
              </w:rPr>
              <w:t>21</w:t>
            </w:r>
            <w:r w:rsidR="00C04261">
              <w:rPr>
                <w:noProof/>
                <w:webHidden/>
              </w:rPr>
              <w:fldChar w:fldCharType="end"/>
            </w:r>
          </w:hyperlink>
        </w:p>
        <w:p w14:paraId="5343B1DA" w14:textId="77777777" w:rsidR="00C04261" w:rsidRDefault="00A80E34">
          <w:pPr>
            <w:pStyle w:val="TOC3"/>
            <w:rPr>
              <w:rFonts w:eastAsiaTheme="minorEastAsia"/>
              <w:i w:val="0"/>
              <w:noProof/>
              <w:sz w:val="22"/>
              <w:lang w:eastAsia="nl-NL"/>
            </w:rPr>
          </w:pPr>
          <w:hyperlink w:anchor="_Toc492989526" w:history="1">
            <w:r w:rsidR="00C04261" w:rsidRPr="009A4066">
              <w:rPr>
                <w:rStyle w:val="Hyperlink"/>
                <w:noProof/>
              </w:rPr>
              <w:t>5.2.1</w:t>
            </w:r>
            <w:r w:rsidR="00C04261">
              <w:rPr>
                <w:rFonts w:eastAsiaTheme="minorEastAsia"/>
                <w:i w:val="0"/>
                <w:noProof/>
                <w:sz w:val="22"/>
                <w:lang w:eastAsia="nl-NL"/>
              </w:rPr>
              <w:tab/>
            </w:r>
            <w:r w:rsidR="00C04261" w:rsidRPr="009A4066">
              <w:rPr>
                <w:rStyle w:val="Hyperlink"/>
                <w:noProof/>
              </w:rPr>
              <w:t>Matlab documentatie i.p.v. help</w:t>
            </w:r>
            <w:r w:rsidR="00C04261">
              <w:rPr>
                <w:noProof/>
                <w:webHidden/>
              </w:rPr>
              <w:tab/>
            </w:r>
            <w:r w:rsidR="00C04261">
              <w:rPr>
                <w:noProof/>
                <w:webHidden/>
              </w:rPr>
              <w:fldChar w:fldCharType="begin"/>
            </w:r>
            <w:r w:rsidR="00C04261">
              <w:rPr>
                <w:noProof/>
                <w:webHidden/>
              </w:rPr>
              <w:instrText xml:space="preserve"> PAGEREF _Toc492989526 \h </w:instrText>
            </w:r>
            <w:r w:rsidR="00C04261">
              <w:rPr>
                <w:noProof/>
                <w:webHidden/>
              </w:rPr>
            </w:r>
            <w:r w:rsidR="00C04261">
              <w:rPr>
                <w:noProof/>
                <w:webHidden/>
              </w:rPr>
              <w:fldChar w:fldCharType="separate"/>
            </w:r>
            <w:r w:rsidR="00C04261">
              <w:rPr>
                <w:noProof/>
                <w:webHidden/>
              </w:rPr>
              <w:t>22</w:t>
            </w:r>
            <w:r w:rsidR="00C04261">
              <w:rPr>
                <w:noProof/>
                <w:webHidden/>
              </w:rPr>
              <w:fldChar w:fldCharType="end"/>
            </w:r>
          </w:hyperlink>
        </w:p>
        <w:p w14:paraId="670ADB8C" w14:textId="77777777" w:rsidR="00C04261" w:rsidRDefault="00A80E34">
          <w:pPr>
            <w:pStyle w:val="TOC2"/>
            <w:rPr>
              <w:rFonts w:eastAsiaTheme="minorEastAsia"/>
              <w:noProof/>
              <w:sz w:val="22"/>
              <w:lang w:eastAsia="nl-NL"/>
            </w:rPr>
          </w:pPr>
          <w:hyperlink w:anchor="_Toc492989527" w:history="1">
            <w:r w:rsidR="00C04261" w:rsidRPr="009A4066">
              <w:rPr>
                <w:rStyle w:val="Hyperlink"/>
                <w:noProof/>
              </w:rPr>
              <w:t>5.3</w:t>
            </w:r>
            <w:r w:rsidR="00C04261">
              <w:rPr>
                <w:rFonts w:eastAsiaTheme="minorEastAsia"/>
                <w:noProof/>
                <w:sz w:val="22"/>
                <w:lang w:eastAsia="nl-NL"/>
              </w:rPr>
              <w:tab/>
            </w:r>
            <w:r w:rsidR="00C04261" w:rsidRPr="009A4066">
              <w:rPr>
                <w:rStyle w:val="Hyperlink"/>
                <w:noProof/>
              </w:rPr>
              <w:t>Zelf een functie schrijven</w:t>
            </w:r>
            <w:r w:rsidR="00C04261">
              <w:rPr>
                <w:noProof/>
                <w:webHidden/>
              </w:rPr>
              <w:tab/>
            </w:r>
            <w:r w:rsidR="00C04261">
              <w:rPr>
                <w:noProof/>
                <w:webHidden/>
              </w:rPr>
              <w:fldChar w:fldCharType="begin"/>
            </w:r>
            <w:r w:rsidR="00C04261">
              <w:rPr>
                <w:noProof/>
                <w:webHidden/>
              </w:rPr>
              <w:instrText xml:space="preserve"> PAGEREF _Toc492989527 \h </w:instrText>
            </w:r>
            <w:r w:rsidR="00C04261">
              <w:rPr>
                <w:noProof/>
                <w:webHidden/>
              </w:rPr>
            </w:r>
            <w:r w:rsidR="00C04261">
              <w:rPr>
                <w:noProof/>
                <w:webHidden/>
              </w:rPr>
              <w:fldChar w:fldCharType="separate"/>
            </w:r>
            <w:r w:rsidR="00C04261">
              <w:rPr>
                <w:noProof/>
                <w:webHidden/>
              </w:rPr>
              <w:t>22</w:t>
            </w:r>
            <w:r w:rsidR="00C04261">
              <w:rPr>
                <w:noProof/>
                <w:webHidden/>
              </w:rPr>
              <w:fldChar w:fldCharType="end"/>
            </w:r>
          </w:hyperlink>
        </w:p>
        <w:p w14:paraId="26958485" w14:textId="77777777" w:rsidR="00C04261" w:rsidRDefault="00A80E34">
          <w:pPr>
            <w:pStyle w:val="TOC2"/>
            <w:rPr>
              <w:rFonts w:eastAsiaTheme="minorEastAsia"/>
              <w:noProof/>
              <w:sz w:val="22"/>
              <w:lang w:eastAsia="nl-NL"/>
            </w:rPr>
          </w:pPr>
          <w:hyperlink w:anchor="_Toc492989528" w:history="1">
            <w:r w:rsidR="00C04261" w:rsidRPr="009A4066">
              <w:rPr>
                <w:rStyle w:val="Hyperlink"/>
                <w:noProof/>
              </w:rPr>
              <w:t>5.4</w:t>
            </w:r>
            <w:r w:rsidR="00C04261">
              <w:rPr>
                <w:rFonts w:eastAsiaTheme="minorEastAsia"/>
                <w:noProof/>
                <w:sz w:val="22"/>
                <w:lang w:eastAsia="nl-NL"/>
              </w:rPr>
              <w:tab/>
            </w:r>
            <w:r w:rsidR="00C04261" w:rsidRPr="009A4066">
              <w:rPr>
                <w:rStyle w:val="Hyperlink"/>
                <w:noProof/>
              </w:rPr>
              <w:t>De opbouw van een zelfgeschreven functie</w:t>
            </w:r>
            <w:r w:rsidR="00C04261">
              <w:rPr>
                <w:noProof/>
                <w:webHidden/>
              </w:rPr>
              <w:tab/>
            </w:r>
            <w:r w:rsidR="00C04261">
              <w:rPr>
                <w:noProof/>
                <w:webHidden/>
              </w:rPr>
              <w:fldChar w:fldCharType="begin"/>
            </w:r>
            <w:r w:rsidR="00C04261">
              <w:rPr>
                <w:noProof/>
                <w:webHidden/>
              </w:rPr>
              <w:instrText xml:space="preserve"> PAGEREF _Toc492989528 \h </w:instrText>
            </w:r>
            <w:r w:rsidR="00C04261">
              <w:rPr>
                <w:noProof/>
                <w:webHidden/>
              </w:rPr>
            </w:r>
            <w:r w:rsidR="00C04261">
              <w:rPr>
                <w:noProof/>
                <w:webHidden/>
              </w:rPr>
              <w:fldChar w:fldCharType="separate"/>
            </w:r>
            <w:r w:rsidR="00C04261">
              <w:rPr>
                <w:noProof/>
                <w:webHidden/>
              </w:rPr>
              <w:t>23</w:t>
            </w:r>
            <w:r w:rsidR="00C04261">
              <w:rPr>
                <w:noProof/>
                <w:webHidden/>
              </w:rPr>
              <w:fldChar w:fldCharType="end"/>
            </w:r>
          </w:hyperlink>
        </w:p>
        <w:p w14:paraId="5109A30E" w14:textId="77777777" w:rsidR="00C04261" w:rsidRDefault="00A80E34">
          <w:pPr>
            <w:pStyle w:val="TOC2"/>
            <w:rPr>
              <w:rFonts w:eastAsiaTheme="minorEastAsia"/>
              <w:noProof/>
              <w:sz w:val="22"/>
              <w:lang w:eastAsia="nl-NL"/>
            </w:rPr>
          </w:pPr>
          <w:hyperlink w:anchor="_Toc492989529" w:history="1">
            <w:r w:rsidR="00C04261" w:rsidRPr="009A4066">
              <w:rPr>
                <w:rStyle w:val="Hyperlink"/>
                <w:noProof/>
              </w:rPr>
              <w:t>5.5</w:t>
            </w:r>
            <w:r w:rsidR="00C04261">
              <w:rPr>
                <w:rFonts w:eastAsiaTheme="minorEastAsia"/>
                <w:noProof/>
                <w:sz w:val="22"/>
                <w:lang w:eastAsia="nl-NL"/>
              </w:rPr>
              <w:tab/>
            </w:r>
            <w:r w:rsidR="00C04261" w:rsidRPr="009A4066">
              <w:rPr>
                <w:rStyle w:val="Hyperlink"/>
                <w:noProof/>
              </w:rPr>
              <w:t>Nog een voorbeeld: de oppervlakte van een cirkel</w:t>
            </w:r>
            <w:r w:rsidR="00C04261">
              <w:rPr>
                <w:noProof/>
                <w:webHidden/>
              </w:rPr>
              <w:tab/>
            </w:r>
            <w:r w:rsidR="00C04261">
              <w:rPr>
                <w:noProof/>
                <w:webHidden/>
              </w:rPr>
              <w:fldChar w:fldCharType="begin"/>
            </w:r>
            <w:r w:rsidR="00C04261">
              <w:rPr>
                <w:noProof/>
                <w:webHidden/>
              </w:rPr>
              <w:instrText xml:space="preserve"> PAGEREF _Toc492989529 \h </w:instrText>
            </w:r>
            <w:r w:rsidR="00C04261">
              <w:rPr>
                <w:noProof/>
                <w:webHidden/>
              </w:rPr>
            </w:r>
            <w:r w:rsidR="00C04261">
              <w:rPr>
                <w:noProof/>
                <w:webHidden/>
              </w:rPr>
              <w:fldChar w:fldCharType="separate"/>
            </w:r>
            <w:r w:rsidR="00C04261">
              <w:rPr>
                <w:noProof/>
                <w:webHidden/>
              </w:rPr>
              <w:t>26</w:t>
            </w:r>
            <w:r w:rsidR="00C04261">
              <w:rPr>
                <w:noProof/>
                <w:webHidden/>
              </w:rPr>
              <w:fldChar w:fldCharType="end"/>
            </w:r>
          </w:hyperlink>
        </w:p>
        <w:p w14:paraId="79C12786" w14:textId="77777777" w:rsidR="00C04261" w:rsidRDefault="00A80E34">
          <w:pPr>
            <w:pStyle w:val="TOC2"/>
            <w:rPr>
              <w:rFonts w:eastAsiaTheme="minorEastAsia"/>
              <w:noProof/>
              <w:sz w:val="22"/>
              <w:lang w:eastAsia="nl-NL"/>
            </w:rPr>
          </w:pPr>
          <w:hyperlink w:anchor="_Toc492989530" w:history="1">
            <w:r w:rsidR="00C04261" w:rsidRPr="009A4066">
              <w:rPr>
                <w:rStyle w:val="Hyperlink"/>
                <w:noProof/>
              </w:rPr>
              <w:t>5.6</w:t>
            </w:r>
            <w:r w:rsidR="00C04261">
              <w:rPr>
                <w:rFonts w:eastAsiaTheme="minorEastAsia"/>
                <w:noProof/>
                <w:sz w:val="22"/>
                <w:lang w:eastAsia="nl-NL"/>
              </w:rPr>
              <w:tab/>
            </w:r>
            <w:r w:rsidR="00C04261" w:rsidRPr="009A4066">
              <w:rPr>
                <w:rStyle w:val="Hyperlink"/>
                <w:noProof/>
              </w:rPr>
              <w:t>Vragen en opdrachten</w:t>
            </w:r>
            <w:r w:rsidR="00C04261">
              <w:rPr>
                <w:noProof/>
                <w:webHidden/>
              </w:rPr>
              <w:tab/>
            </w:r>
            <w:r w:rsidR="00C04261">
              <w:rPr>
                <w:noProof/>
                <w:webHidden/>
              </w:rPr>
              <w:fldChar w:fldCharType="begin"/>
            </w:r>
            <w:r w:rsidR="00C04261">
              <w:rPr>
                <w:noProof/>
                <w:webHidden/>
              </w:rPr>
              <w:instrText xml:space="preserve"> PAGEREF _Toc492989530 \h </w:instrText>
            </w:r>
            <w:r w:rsidR="00C04261">
              <w:rPr>
                <w:noProof/>
                <w:webHidden/>
              </w:rPr>
            </w:r>
            <w:r w:rsidR="00C04261">
              <w:rPr>
                <w:noProof/>
                <w:webHidden/>
              </w:rPr>
              <w:fldChar w:fldCharType="separate"/>
            </w:r>
            <w:r w:rsidR="00C04261">
              <w:rPr>
                <w:noProof/>
                <w:webHidden/>
              </w:rPr>
              <w:t>29</w:t>
            </w:r>
            <w:r w:rsidR="00C04261">
              <w:rPr>
                <w:noProof/>
                <w:webHidden/>
              </w:rPr>
              <w:fldChar w:fldCharType="end"/>
            </w:r>
          </w:hyperlink>
        </w:p>
        <w:p w14:paraId="02163EE9" w14:textId="77777777" w:rsidR="00C04261" w:rsidRDefault="00A80E34">
          <w:pPr>
            <w:pStyle w:val="TOC2"/>
            <w:rPr>
              <w:rFonts w:eastAsiaTheme="minorEastAsia"/>
              <w:noProof/>
              <w:sz w:val="22"/>
              <w:lang w:eastAsia="nl-NL"/>
            </w:rPr>
          </w:pPr>
          <w:hyperlink w:anchor="_Toc492989531" w:history="1">
            <w:r w:rsidR="00C04261" w:rsidRPr="009A4066">
              <w:rPr>
                <w:rStyle w:val="Hyperlink"/>
                <w:noProof/>
              </w:rPr>
              <w:t>5.7</w:t>
            </w:r>
            <w:r w:rsidR="00C04261">
              <w:rPr>
                <w:rFonts w:eastAsiaTheme="minorEastAsia"/>
                <w:noProof/>
                <w:sz w:val="22"/>
                <w:lang w:eastAsia="nl-NL"/>
              </w:rPr>
              <w:tab/>
            </w:r>
            <w:r w:rsidR="00C04261" w:rsidRPr="009A4066">
              <w:rPr>
                <w:rStyle w:val="Hyperlink"/>
                <w:noProof/>
              </w:rPr>
              <w:t>Antwoorden</w:t>
            </w:r>
            <w:r w:rsidR="00C04261">
              <w:rPr>
                <w:noProof/>
                <w:webHidden/>
              </w:rPr>
              <w:tab/>
            </w:r>
            <w:r w:rsidR="00C04261">
              <w:rPr>
                <w:noProof/>
                <w:webHidden/>
              </w:rPr>
              <w:fldChar w:fldCharType="begin"/>
            </w:r>
            <w:r w:rsidR="00C04261">
              <w:rPr>
                <w:noProof/>
                <w:webHidden/>
              </w:rPr>
              <w:instrText xml:space="preserve"> PAGEREF _Toc492989531 \h </w:instrText>
            </w:r>
            <w:r w:rsidR="00C04261">
              <w:rPr>
                <w:noProof/>
                <w:webHidden/>
              </w:rPr>
            </w:r>
            <w:r w:rsidR="00C04261">
              <w:rPr>
                <w:noProof/>
                <w:webHidden/>
              </w:rPr>
              <w:fldChar w:fldCharType="separate"/>
            </w:r>
            <w:r w:rsidR="00C04261">
              <w:rPr>
                <w:noProof/>
                <w:webHidden/>
              </w:rPr>
              <w:t>30</w:t>
            </w:r>
            <w:r w:rsidR="00C04261">
              <w:rPr>
                <w:noProof/>
                <w:webHidden/>
              </w:rPr>
              <w:fldChar w:fldCharType="end"/>
            </w:r>
          </w:hyperlink>
        </w:p>
        <w:p w14:paraId="4BD7C4FE" w14:textId="77777777" w:rsidR="00DF611E" w:rsidRDefault="00B23892">
          <w:r>
            <w:rPr>
              <w:bCs/>
              <w:noProof/>
            </w:rPr>
            <w:fldChar w:fldCharType="end"/>
          </w:r>
        </w:p>
      </w:sdtContent>
    </w:sdt>
    <w:p w14:paraId="2FAD17F8" w14:textId="77777777" w:rsidR="00870358" w:rsidRDefault="00870358" w:rsidP="00870358">
      <w:pPr>
        <w:tabs>
          <w:tab w:val="left" w:pos="6675"/>
        </w:tabs>
      </w:pPr>
      <w:r>
        <w:tab/>
      </w:r>
    </w:p>
    <w:p w14:paraId="1E7D5AD0" w14:textId="2951C4F9" w:rsidR="00DF611E" w:rsidRDefault="00DF611E" w:rsidP="00870358">
      <w:pPr>
        <w:tabs>
          <w:tab w:val="left" w:pos="6675"/>
        </w:tabs>
      </w:pPr>
      <w:r w:rsidRPr="00870358">
        <w:br w:type="page"/>
      </w:r>
    </w:p>
    <w:p w14:paraId="77AE2FB6" w14:textId="77777777" w:rsidR="004F5474" w:rsidRDefault="004F5474" w:rsidP="004F5474">
      <w:pPr>
        <w:pStyle w:val="Heading1"/>
        <w:numPr>
          <w:ilvl w:val="0"/>
          <w:numId w:val="0"/>
        </w:numPr>
      </w:pPr>
      <w:bookmarkStart w:id="0" w:name="_Toc487552828"/>
      <w:bookmarkStart w:id="1" w:name="_Toc492989501"/>
      <w:r>
        <w:lastRenderedPageBreak/>
        <w:t>Versiebeheer</w:t>
      </w:r>
      <w:bookmarkEnd w:id="0"/>
      <w:bookmarkEnd w:id="1"/>
    </w:p>
    <w:tbl>
      <w:tblPr>
        <w:tblStyle w:val="TableGrid"/>
        <w:tblW w:w="0" w:type="auto"/>
        <w:tblLook w:val="04A0" w:firstRow="1" w:lastRow="0" w:firstColumn="1" w:lastColumn="0" w:noHBand="0" w:noVBand="1"/>
      </w:tblPr>
      <w:tblGrid>
        <w:gridCol w:w="773"/>
        <w:gridCol w:w="1349"/>
        <w:gridCol w:w="5103"/>
        <w:gridCol w:w="1837"/>
      </w:tblGrid>
      <w:tr w:rsidR="004F5474" w14:paraId="39881F5C" w14:textId="77777777" w:rsidTr="00DB43AA">
        <w:tc>
          <w:tcPr>
            <w:tcW w:w="773" w:type="dxa"/>
          </w:tcPr>
          <w:p w14:paraId="706957D1" w14:textId="77777777" w:rsidR="004F5474" w:rsidRDefault="004F5474" w:rsidP="00DB43AA">
            <w:r>
              <w:t>Versie</w:t>
            </w:r>
          </w:p>
        </w:tc>
        <w:tc>
          <w:tcPr>
            <w:tcW w:w="1349" w:type="dxa"/>
          </w:tcPr>
          <w:p w14:paraId="145AF320" w14:textId="77777777" w:rsidR="004F5474" w:rsidRDefault="004F5474" w:rsidP="00DB43AA">
            <w:r>
              <w:t>Datum</w:t>
            </w:r>
          </w:p>
        </w:tc>
        <w:tc>
          <w:tcPr>
            <w:tcW w:w="5103" w:type="dxa"/>
          </w:tcPr>
          <w:p w14:paraId="002DD265" w14:textId="77777777" w:rsidR="004F5474" w:rsidRDefault="004F5474" w:rsidP="00DB43AA">
            <w:r>
              <w:t>Beschrijving</w:t>
            </w:r>
          </w:p>
        </w:tc>
        <w:tc>
          <w:tcPr>
            <w:tcW w:w="1837" w:type="dxa"/>
          </w:tcPr>
          <w:p w14:paraId="78ED0FE8" w14:textId="77777777" w:rsidR="004F5474" w:rsidRDefault="004F5474" w:rsidP="00DB43AA">
            <w:r>
              <w:t>Door</w:t>
            </w:r>
          </w:p>
        </w:tc>
      </w:tr>
      <w:tr w:rsidR="004F5474" w14:paraId="4A209925" w14:textId="77777777" w:rsidTr="00DB43AA">
        <w:tc>
          <w:tcPr>
            <w:tcW w:w="773" w:type="dxa"/>
          </w:tcPr>
          <w:p w14:paraId="3627D9D3" w14:textId="77777777" w:rsidR="004F5474" w:rsidRDefault="004F5474" w:rsidP="00DB43AA">
            <w:r>
              <w:t>0.0</w:t>
            </w:r>
          </w:p>
        </w:tc>
        <w:tc>
          <w:tcPr>
            <w:tcW w:w="1349" w:type="dxa"/>
          </w:tcPr>
          <w:p w14:paraId="31DC3F7B" w14:textId="77777777" w:rsidR="004F5474" w:rsidRDefault="004F5474" w:rsidP="00DB43AA">
            <w:r>
              <w:t>11-07-2017</w:t>
            </w:r>
          </w:p>
        </w:tc>
        <w:tc>
          <w:tcPr>
            <w:tcW w:w="5103" w:type="dxa"/>
          </w:tcPr>
          <w:p w14:paraId="697C24A1" w14:textId="77777777" w:rsidR="004F5474" w:rsidRDefault="004F5474" w:rsidP="00DB43AA">
            <w:r>
              <w:t>Eerste versie</w:t>
            </w:r>
          </w:p>
        </w:tc>
        <w:tc>
          <w:tcPr>
            <w:tcW w:w="1837" w:type="dxa"/>
          </w:tcPr>
          <w:p w14:paraId="5A961140" w14:textId="7C787F87" w:rsidR="004F5474" w:rsidRDefault="004F5474" w:rsidP="00DB43AA">
            <w:r>
              <w:t>Alistair Vardy</w:t>
            </w:r>
          </w:p>
        </w:tc>
      </w:tr>
      <w:tr w:rsidR="004F5474" w14:paraId="11EBF47A" w14:textId="77777777" w:rsidTr="00DB43AA">
        <w:tc>
          <w:tcPr>
            <w:tcW w:w="773" w:type="dxa"/>
          </w:tcPr>
          <w:p w14:paraId="5F9FF290" w14:textId="3ABA19CE" w:rsidR="004F5474" w:rsidRDefault="004F29EC" w:rsidP="00DB43AA">
            <w:r>
              <w:t>0.1</w:t>
            </w:r>
          </w:p>
        </w:tc>
        <w:tc>
          <w:tcPr>
            <w:tcW w:w="1349" w:type="dxa"/>
          </w:tcPr>
          <w:p w14:paraId="16295B27" w14:textId="107CB5ED" w:rsidR="004F5474" w:rsidRDefault="004F29EC" w:rsidP="00DB43AA">
            <w:r>
              <w:t>28-08-2017</w:t>
            </w:r>
          </w:p>
        </w:tc>
        <w:tc>
          <w:tcPr>
            <w:tcW w:w="5103" w:type="dxa"/>
          </w:tcPr>
          <w:p w14:paraId="4B9A9CAB" w14:textId="36702F27" w:rsidR="004F5474" w:rsidRDefault="004F29EC" w:rsidP="00DB43AA">
            <w:r>
              <w:t xml:space="preserve">Toevoegen </w:t>
            </w:r>
            <w:proofErr w:type="spellStart"/>
            <w:r>
              <w:t>sub</w:t>
            </w:r>
            <w:r w:rsidR="00E875A2">
              <w:t>scripts</w:t>
            </w:r>
            <w:proofErr w:type="spellEnd"/>
            <w:r w:rsidR="00E875A2">
              <w:t xml:space="preserve"> en kleine verbeteringen.</w:t>
            </w:r>
          </w:p>
        </w:tc>
        <w:tc>
          <w:tcPr>
            <w:tcW w:w="1837" w:type="dxa"/>
          </w:tcPr>
          <w:p w14:paraId="05791A20" w14:textId="447810BD" w:rsidR="004F5474" w:rsidRDefault="004F29EC" w:rsidP="00DB43AA">
            <w:r>
              <w:t>Mark Schrauwen</w:t>
            </w:r>
          </w:p>
        </w:tc>
      </w:tr>
      <w:tr w:rsidR="004F5474" w14:paraId="6D7F04DD" w14:textId="77777777" w:rsidTr="00DB43AA">
        <w:tc>
          <w:tcPr>
            <w:tcW w:w="773" w:type="dxa"/>
          </w:tcPr>
          <w:p w14:paraId="240E9E4D" w14:textId="766BAAB6" w:rsidR="004F5474" w:rsidRDefault="00AD6BF5" w:rsidP="00DB43AA">
            <w:r>
              <w:t>0.</w:t>
            </w:r>
            <w:r w:rsidR="006C53A8">
              <w:t>2</w:t>
            </w:r>
          </w:p>
        </w:tc>
        <w:tc>
          <w:tcPr>
            <w:tcW w:w="1349" w:type="dxa"/>
          </w:tcPr>
          <w:p w14:paraId="5FDBA95E" w14:textId="10FD4530" w:rsidR="004F5474" w:rsidRDefault="00AD6BF5" w:rsidP="00DB43AA">
            <w:r>
              <w:t>29-08-2017</w:t>
            </w:r>
          </w:p>
        </w:tc>
        <w:tc>
          <w:tcPr>
            <w:tcW w:w="5103" w:type="dxa"/>
          </w:tcPr>
          <w:p w14:paraId="08FD5A3C" w14:textId="53E834FC" w:rsidR="004F5474" w:rsidRDefault="00AD6BF5" w:rsidP="00DB43AA">
            <w:r>
              <w:t>Opmerkingen van Denice Vis en Timothy Roos verwerkt.</w:t>
            </w:r>
          </w:p>
        </w:tc>
        <w:tc>
          <w:tcPr>
            <w:tcW w:w="1837" w:type="dxa"/>
          </w:tcPr>
          <w:p w14:paraId="7A7B7687" w14:textId="1DFCC80F" w:rsidR="004F5474" w:rsidRDefault="00AD6BF5" w:rsidP="00DB43AA">
            <w:r>
              <w:t>Mark Schrauwen</w:t>
            </w:r>
          </w:p>
        </w:tc>
      </w:tr>
      <w:tr w:rsidR="00484E41" w14:paraId="67BF7126" w14:textId="77777777" w:rsidTr="00DB43AA">
        <w:tc>
          <w:tcPr>
            <w:tcW w:w="773" w:type="dxa"/>
          </w:tcPr>
          <w:p w14:paraId="7F01419D" w14:textId="3664BC29" w:rsidR="00484E41" w:rsidRDefault="00484E41" w:rsidP="00DB43AA">
            <w:r>
              <w:t>0.3</w:t>
            </w:r>
          </w:p>
        </w:tc>
        <w:tc>
          <w:tcPr>
            <w:tcW w:w="1349" w:type="dxa"/>
          </w:tcPr>
          <w:p w14:paraId="6E3F29A1" w14:textId="19FD479A" w:rsidR="00484E41" w:rsidRDefault="00484E41" w:rsidP="00DB43AA">
            <w:r>
              <w:t>11-09-2017</w:t>
            </w:r>
          </w:p>
        </w:tc>
        <w:tc>
          <w:tcPr>
            <w:tcW w:w="5103" w:type="dxa"/>
          </w:tcPr>
          <w:p w14:paraId="082D0099" w14:textId="0968248A" w:rsidR="00484E41" w:rsidRDefault="00484E41" w:rsidP="003468E8">
            <w:r>
              <w:t>Aanvullingen: Inleiding</w:t>
            </w:r>
            <w:r w:rsidR="00192EA9">
              <w:t>.</w:t>
            </w:r>
            <w:r w:rsidR="003468E8">
              <w:t xml:space="preserve"> Zoeken van functies. Voorbeelden.</w:t>
            </w:r>
            <w:r w:rsidR="00192EA9">
              <w:t xml:space="preserve"> </w:t>
            </w:r>
            <w:r w:rsidR="003468E8">
              <w:t>Meer uniformiteit met andere readers.</w:t>
            </w:r>
          </w:p>
        </w:tc>
        <w:tc>
          <w:tcPr>
            <w:tcW w:w="1837" w:type="dxa"/>
          </w:tcPr>
          <w:p w14:paraId="417CB1D8" w14:textId="52D5526C" w:rsidR="00484E41" w:rsidRDefault="00484E41" w:rsidP="00DB43AA">
            <w:r>
              <w:t>Mark Schrauwen</w:t>
            </w:r>
          </w:p>
        </w:tc>
      </w:tr>
      <w:tr w:rsidR="00484E41" w14:paraId="1DB5FF50" w14:textId="77777777" w:rsidTr="00DB43AA">
        <w:tc>
          <w:tcPr>
            <w:tcW w:w="773" w:type="dxa"/>
          </w:tcPr>
          <w:p w14:paraId="777D4DD3" w14:textId="6A1074E1" w:rsidR="00484E41" w:rsidRDefault="00484E41" w:rsidP="00DB43AA">
            <w:r>
              <w:t>0.4</w:t>
            </w:r>
          </w:p>
        </w:tc>
        <w:tc>
          <w:tcPr>
            <w:tcW w:w="1349" w:type="dxa"/>
          </w:tcPr>
          <w:p w14:paraId="1D1F9BC1" w14:textId="0E4A84B2" w:rsidR="00484E41" w:rsidRDefault="006C62D7" w:rsidP="00DB43AA">
            <w:r>
              <w:t>12-09-2017</w:t>
            </w:r>
          </w:p>
        </w:tc>
        <w:tc>
          <w:tcPr>
            <w:tcW w:w="5103" w:type="dxa"/>
          </w:tcPr>
          <w:p w14:paraId="60A6F794" w14:textId="132F76F5" w:rsidR="00484E41" w:rsidRDefault="006C62D7" w:rsidP="00DB43AA">
            <w:r>
              <w:t>Aanvullingen: oefeningen.</w:t>
            </w:r>
            <w:r w:rsidR="002C5F52">
              <w:t xml:space="preserve"> Uitleg opbouw van een functie en zelf een functie schrijven.</w:t>
            </w:r>
          </w:p>
        </w:tc>
        <w:tc>
          <w:tcPr>
            <w:tcW w:w="1837" w:type="dxa"/>
          </w:tcPr>
          <w:p w14:paraId="0074D903" w14:textId="203EEEC9" w:rsidR="00484E41" w:rsidRDefault="006C62D7" w:rsidP="00DB43AA">
            <w:r>
              <w:t>Mark Schrauwen</w:t>
            </w:r>
          </w:p>
        </w:tc>
      </w:tr>
      <w:tr w:rsidR="00484E41" w14:paraId="3AAE512C" w14:textId="77777777" w:rsidTr="00DB43AA">
        <w:tc>
          <w:tcPr>
            <w:tcW w:w="773" w:type="dxa"/>
          </w:tcPr>
          <w:p w14:paraId="5B736A0F" w14:textId="11421CFD" w:rsidR="00484E41" w:rsidRDefault="00E85BB1" w:rsidP="00DB43AA">
            <w:r>
              <w:t>0.5</w:t>
            </w:r>
          </w:p>
        </w:tc>
        <w:tc>
          <w:tcPr>
            <w:tcW w:w="1349" w:type="dxa"/>
          </w:tcPr>
          <w:p w14:paraId="75B8B7D5" w14:textId="285CF4AE" w:rsidR="00484E41" w:rsidRDefault="00E85BB1" w:rsidP="00DB43AA">
            <w:r>
              <w:t>15-09-2017</w:t>
            </w:r>
          </w:p>
        </w:tc>
        <w:tc>
          <w:tcPr>
            <w:tcW w:w="5103" w:type="dxa"/>
          </w:tcPr>
          <w:p w14:paraId="4A716648" w14:textId="01F8C18B" w:rsidR="00484E41" w:rsidRDefault="00E85BB1" w:rsidP="00DB43AA">
            <w:r>
              <w:t>Afronden maken van zelfgeschreven functie. Aanvulling opgaves.</w:t>
            </w:r>
          </w:p>
        </w:tc>
        <w:tc>
          <w:tcPr>
            <w:tcW w:w="1837" w:type="dxa"/>
          </w:tcPr>
          <w:p w14:paraId="7B6DB464" w14:textId="3CB66277" w:rsidR="00484E41" w:rsidRDefault="00E85BB1" w:rsidP="00DB43AA">
            <w:r>
              <w:t>Mark Schrauwen</w:t>
            </w:r>
          </w:p>
        </w:tc>
      </w:tr>
      <w:tr w:rsidR="00FA112B" w14:paraId="101202BE" w14:textId="77777777" w:rsidTr="00DB43AA">
        <w:trPr>
          <w:ins w:id="2" w:author="Faber, H." w:date="2017-09-26T11:44:00Z"/>
        </w:trPr>
        <w:tc>
          <w:tcPr>
            <w:tcW w:w="773" w:type="dxa"/>
          </w:tcPr>
          <w:p w14:paraId="38ECBAC1" w14:textId="7BC97DED" w:rsidR="00FA112B" w:rsidRDefault="00FA112B" w:rsidP="00DB43AA">
            <w:pPr>
              <w:rPr>
                <w:ins w:id="3" w:author="Faber, H." w:date="2017-09-26T11:44:00Z"/>
              </w:rPr>
            </w:pPr>
            <w:ins w:id="4" w:author="Faber, H." w:date="2017-09-26T11:44:00Z">
              <w:r>
                <w:t>0.6</w:t>
              </w:r>
            </w:ins>
          </w:p>
        </w:tc>
        <w:tc>
          <w:tcPr>
            <w:tcW w:w="1349" w:type="dxa"/>
          </w:tcPr>
          <w:p w14:paraId="6CC56390" w14:textId="7BF0DA57" w:rsidR="00FA112B" w:rsidRDefault="00FA112B" w:rsidP="00DB43AA">
            <w:pPr>
              <w:rPr>
                <w:ins w:id="5" w:author="Faber, H." w:date="2017-09-26T11:44:00Z"/>
              </w:rPr>
            </w:pPr>
            <w:ins w:id="6" w:author="Faber, H." w:date="2017-09-26T11:45:00Z">
              <w:r>
                <w:t>26-09-2017</w:t>
              </w:r>
            </w:ins>
          </w:p>
        </w:tc>
        <w:tc>
          <w:tcPr>
            <w:tcW w:w="5103" w:type="dxa"/>
          </w:tcPr>
          <w:p w14:paraId="6B898944" w14:textId="61F53583" w:rsidR="00FA112B" w:rsidRDefault="00FA112B" w:rsidP="00DB43AA">
            <w:pPr>
              <w:rPr>
                <w:ins w:id="7" w:author="Faber, H." w:date="2017-09-26T11:44:00Z"/>
              </w:rPr>
            </w:pPr>
            <w:ins w:id="8" w:author="Faber, H." w:date="2017-09-26T11:45:00Z">
              <w:r>
                <w:t>Aanpassen van het voorbeeld.</w:t>
              </w:r>
            </w:ins>
          </w:p>
        </w:tc>
        <w:tc>
          <w:tcPr>
            <w:tcW w:w="1837" w:type="dxa"/>
          </w:tcPr>
          <w:p w14:paraId="1663DC95" w14:textId="1DFFF8DC" w:rsidR="00FA112B" w:rsidRDefault="00FA112B" w:rsidP="00DB43AA">
            <w:pPr>
              <w:rPr>
                <w:ins w:id="9" w:author="Faber, H." w:date="2017-09-26T11:44:00Z"/>
              </w:rPr>
            </w:pPr>
            <w:ins w:id="10" w:author="Faber, H." w:date="2017-09-26T11:44:00Z">
              <w:r>
                <w:t>Herre Faber</w:t>
              </w:r>
            </w:ins>
          </w:p>
        </w:tc>
      </w:tr>
      <w:tr w:rsidR="00FA112B" w14:paraId="20C0A939" w14:textId="77777777" w:rsidTr="00DB43AA">
        <w:trPr>
          <w:ins w:id="11" w:author="Faber, H." w:date="2017-09-26T11:45:00Z"/>
        </w:trPr>
        <w:tc>
          <w:tcPr>
            <w:tcW w:w="773" w:type="dxa"/>
          </w:tcPr>
          <w:p w14:paraId="02DECD0B" w14:textId="77777777" w:rsidR="00FA112B" w:rsidRDefault="00FA112B" w:rsidP="00DB43AA">
            <w:pPr>
              <w:rPr>
                <w:ins w:id="12" w:author="Faber, H." w:date="2017-09-26T11:45:00Z"/>
              </w:rPr>
            </w:pPr>
          </w:p>
        </w:tc>
        <w:tc>
          <w:tcPr>
            <w:tcW w:w="1349" w:type="dxa"/>
          </w:tcPr>
          <w:p w14:paraId="386CC117" w14:textId="77777777" w:rsidR="00FA112B" w:rsidRDefault="00FA112B" w:rsidP="00DB43AA">
            <w:pPr>
              <w:rPr>
                <w:ins w:id="13" w:author="Faber, H." w:date="2017-09-26T11:45:00Z"/>
              </w:rPr>
            </w:pPr>
          </w:p>
        </w:tc>
        <w:tc>
          <w:tcPr>
            <w:tcW w:w="5103" w:type="dxa"/>
          </w:tcPr>
          <w:p w14:paraId="3F385BA3" w14:textId="77777777" w:rsidR="00FA112B" w:rsidRDefault="00FA112B" w:rsidP="00DB43AA">
            <w:pPr>
              <w:rPr>
                <w:ins w:id="14" w:author="Faber, H." w:date="2017-09-26T11:45:00Z"/>
              </w:rPr>
            </w:pPr>
          </w:p>
        </w:tc>
        <w:tc>
          <w:tcPr>
            <w:tcW w:w="1837" w:type="dxa"/>
          </w:tcPr>
          <w:p w14:paraId="7020433F" w14:textId="77777777" w:rsidR="00FA112B" w:rsidRDefault="00FA112B" w:rsidP="00DB43AA">
            <w:pPr>
              <w:rPr>
                <w:ins w:id="15" w:author="Faber, H." w:date="2017-09-26T11:45:00Z"/>
              </w:rPr>
            </w:pPr>
          </w:p>
        </w:tc>
      </w:tr>
      <w:tr w:rsidR="00FA112B" w14:paraId="76C23E9C" w14:textId="77777777" w:rsidTr="00DB43AA">
        <w:trPr>
          <w:ins w:id="16" w:author="Faber, H." w:date="2017-09-26T11:45:00Z"/>
        </w:trPr>
        <w:tc>
          <w:tcPr>
            <w:tcW w:w="773" w:type="dxa"/>
          </w:tcPr>
          <w:p w14:paraId="20153ADF" w14:textId="77777777" w:rsidR="00FA112B" w:rsidRDefault="00FA112B" w:rsidP="00DB43AA">
            <w:pPr>
              <w:rPr>
                <w:ins w:id="17" w:author="Faber, H." w:date="2017-09-26T11:45:00Z"/>
              </w:rPr>
            </w:pPr>
          </w:p>
        </w:tc>
        <w:tc>
          <w:tcPr>
            <w:tcW w:w="1349" w:type="dxa"/>
          </w:tcPr>
          <w:p w14:paraId="69804564" w14:textId="77777777" w:rsidR="00FA112B" w:rsidRDefault="00FA112B" w:rsidP="00DB43AA">
            <w:pPr>
              <w:rPr>
                <w:ins w:id="18" w:author="Faber, H." w:date="2017-09-26T11:45:00Z"/>
              </w:rPr>
            </w:pPr>
          </w:p>
        </w:tc>
        <w:tc>
          <w:tcPr>
            <w:tcW w:w="5103" w:type="dxa"/>
          </w:tcPr>
          <w:p w14:paraId="78F2F8FF" w14:textId="77777777" w:rsidR="00FA112B" w:rsidRDefault="00FA112B" w:rsidP="00DB43AA">
            <w:pPr>
              <w:rPr>
                <w:ins w:id="19" w:author="Faber, H." w:date="2017-09-26T11:45:00Z"/>
              </w:rPr>
            </w:pPr>
          </w:p>
        </w:tc>
        <w:tc>
          <w:tcPr>
            <w:tcW w:w="1837" w:type="dxa"/>
          </w:tcPr>
          <w:p w14:paraId="1C474F84" w14:textId="77777777" w:rsidR="00FA112B" w:rsidRDefault="00FA112B" w:rsidP="00DB43AA">
            <w:pPr>
              <w:rPr>
                <w:ins w:id="20" w:author="Faber, H." w:date="2017-09-26T11:45:00Z"/>
              </w:rPr>
            </w:pPr>
          </w:p>
        </w:tc>
      </w:tr>
    </w:tbl>
    <w:p w14:paraId="3CEA7AD0" w14:textId="77777777" w:rsidR="004F5474" w:rsidRDefault="004F5474" w:rsidP="004F5474"/>
    <w:p w14:paraId="40FE5275" w14:textId="0A764007" w:rsidR="004F5474" w:rsidRDefault="004F5474">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14:paraId="4A11AF9C" w14:textId="01DE383A" w:rsidR="007138EE" w:rsidRDefault="004F29EC" w:rsidP="007138EE">
      <w:pPr>
        <w:pStyle w:val="Heading1"/>
        <w:rPr>
          <w:rFonts w:eastAsia="Times New Roman"/>
          <w:lang w:eastAsia="nl-NL"/>
        </w:rPr>
      </w:pPr>
      <w:bookmarkStart w:id="21" w:name="_Toc492989502"/>
      <w:r>
        <w:rPr>
          <w:rFonts w:eastAsia="Times New Roman"/>
          <w:lang w:eastAsia="nl-NL"/>
        </w:rPr>
        <w:lastRenderedPageBreak/>
        <w:t>Inleiding</w:t>
      </w:r>
      <w:bookmarkEnd w:id="21"/>
    </w:p>
    <w:p w14:paraId="50BF1391" w14:textId="5F37F01D" w:rsidR="00016606" w:rsidRDefault="00484E41" w:rsidP="00DC307A">
      <w:pPr>
        <w:pStyle w:val="BodyText"/>
        <w:rPr>
          <w:lang w:eastAsia="nl-NL"/>
        </w:rPr>
      </w:pPr>
      <w:r>
        <w:rPr>
          <w:lang w:eastAsia="nl-NL"/>
        </w:rPr>
        <w:t xml:space="preserve">Begin deze week heb je voor het eerste kennisgemaakt met </w:t>
      </w:r>
      <w:r w:rsidR="000D1466">
        <w:rPr>
          <w:lang w:eastAsia="nl-NL"/>
        </w:rPr>
        <w:t>Matlab</w:t>
      </w:r>
      <w:r>
        <w:rPr>
          <w:lang w:eastAsia="nl-NL"/>
        </w:rPr>
        <w:t xml:space="preserve">. Je hebt geleerd wat variabelen </w:t>
      </w:r>
      <w:del w:id="22" w:author="Faber, H." w:date="2017-09-26T10:52:00Z">
        <w:r w:rsidDel="002E7B09">
          <w:rPr>
            <w:lang w:eastAsia="nl-NL"/>
          </w:rPr>
          <w:delText xml:space="preserve">zijn </w:delText>
        </w:r>
      </w:del>
      <w:r>
        <w:rPr>
          <w:lang w:eastAsia="nl-NL"/>
        </w:rPr>
        <w:t xml:space="preserve">en </w:t>
      </w:r>
      <w:del w:id="23" w:author="Faber, H." w:date="2017-09-26T10:52:00Z">
        <w:r w:rsidDel="002E7B09">
          <w:rPr>
            <w:lang w:eastAsia="nl-NL"/>
          </w:rPr>
          <w:delText xml:space="preserve">je hebt geleerd wat </w:delText>
        </w:r>
      </w:del>
      <w:r>
        <w:rPr>
          <w:lang w:eastAsia="nl-NL"/>
        </w:rPr>
        <w:t>operatoren zijn. Zoals je hebt gemerkt bevat deze cursus van maar 5 lesweken heel veel informatie. Je zult in deze beperkte tijd dus veel kennis moeten eigen maken. Zorg dat je niet gaat achterlopen en dat je begrijpt wat er in deze readers is uitgelegd.</w:t>
      </w:r>
      <w:r w:rsidR="002D7852">
        <w:rPr>
          <w:lang w:eastAsia="nl-NL"/>
        </w:rPr>
        <w:t xml:space="preserve"> </w:t>
      </w:r>
      <w:del w:id="24" w:author="Faber, H." w:date="2017-09-26T10:53:00Z">
        <w:r w:rsidR="002D7852" w:rsidDel="002E7B09">
          <w:rPr>
            <w:lang w:eastAsia="nl-NL"/>
          </w:rPr>
          <w:delText>Het is onvermijdelijk dat je de readers gaat lezen.</w:delText>
        </w:r>
      </w:del>
    </w:p>
    <w:p w14:paraId="5F5C34D1" w14:textId="3BCE1532" w:rsidR="00484E41" w:rsidRDefault="00484E41" w:rsidP="00DC307A">
      <w:pPr>
        <w:pStyle w:val="BodyText"/>
        <w:rPr>
          <w:lang w:eastAsia="nl-NL"/>
        </w:rPr>
      </w:pPr>
      <w:r>
        <w:rPr>
          <w:lang w:eastAsia="nl-NL"/>
        </w:rPr>
        <w:t xml:space="preserve">In deze reader gaan we in op de volgende vragen: </w:t>
      </w:r>
    </w:p>
    <w:p w14:paraId="03CBEF36" w14:textId="3B82D087" w:rsidR="00484E41" w:rsidRDefault="00484E41" w:rsidP="00484E41">
      <w:pPr>
        <w:pStyle w:val="ListParagraph"/>
        <w:numPr>
          <w:ilvl w:val="0"/>
          <w:numId w:val="25"/>
        </w:numPr>
        <w:rPr>
          <w:lang w:eastAsia="nl-NL"/>
        </w:rPr>
      </w:pPr>
      <w:r>
        <w:rPr>
          <w:lang w:eastAsia="nl-NL"/>
        </w:rPr>
        <w:t xml:space="preserve">Hoe programmeer je netjes? </w:t>
      </w:r>
    </w:p>
    <w:p w14:paraId="27FD0A40" w14:textId="026F726C" w:rsidR="00484E41" w:rsidRDefault="00484E41" w:rsidP="00484E41">
      <w:pPr>
        <w:pStyle w:val="ListParagraph"/>
        <w:numPr>
          <w:ilvl w:val="0"/>
          <w:numId w:val="25"/>
        </w:numPr>
        <w:rPr>
          <w:lang w:eastAsia="nl-NL"/>
        </w:rPr>
      </w:pPr>
      <w:r>
        <w:rPr>
          <w:lang w:eastAsia="nl-NL"/>
        </w:rPr>
        <w:t>Wat zijn functies?</w:t>
      </w:r>
    </w:p>
    <w:p w14:paraId="2486A0B0" w14:textId="3A7DB271" w:rsidR="00484E41" w:rsidRDefault="00484E41" w:rsidP="00484E41">
      <w:pPr>
        <w:pStyle w:val="ListParagraph"/>
        <w:numPr>
          <w:ilvl w:val="0"/>
          <w:numId w:val="25"/>
        </w:numPr>
        <w:rPr>
          <w:lang w:eastAsia="nl-NL"/>
        </w:rPr>
      </w:pPr>
      <w:r>
        <w:rPr>
          <w:lang w:eastAsia="nl-NL"/>
        </w:rPr>
        <w:t>Waarom zijn functies handig?</w:t>
      </w:r>
    </w:p>
    <w:p w14:paraId="6E6060D3" w14:textId="7AC60BD8" w:rsidR="00484E41" w:rsidRDefault="00484E41" w:rsidP="00484E41">
      <w:pPr>
        <w:pStyle w:val="ListParagraph"/>
        <w:numPr>
          <w:ilvl w:val="0"/>
          <w:numId w:val="25"/>
        </w:numPr>
        <w:rPr>
          <w:lang w:eastAsia="nl-NL"/>
        </w:rPr>
      </w:pPr>
      <w:r>
        <w:rPr>
          <w:lang w:eastAsia="nl-NL"/>
        </w:rPr>
        <w:t>Hoe gebruik je functies?</w:t>
      </w:r>
    </w:p>
    <w:p w14:paraId="08853EC7" w14:textId="1AC14D1B" w:rsidR="00484E41" w:rsidRDefault="00484E41" w:rsidP="00484E41">
      <w:pPr>
        <w:pStyle w:val="ListParagraph"/>
        <w:numPr>
          <w:ilvl w:val="0"/>
          <w:numId w:val="25"/>
        </w:numPr>
        <w:rPr>
          <w:lang w:eastAsia="nl-NL"/>
        </w:rPr>
      </w:pPr>
      <w:r>
        <w:rPr>
          <w:lang w:eastAsia="nl-NL"/>
        </w:rPr>
        <w:t>Hoe maak je functies aan?</w:t>
      </w:r>
    </w:p>
    <w:p w14:paraId="313C937A" w14:textId="5AFB29C7" w:rsidR="00484E41" w:rsidRPr="00016606" w:rsidRDefault="00484E41" w:rsidP="00DC307A">
      <w:pPr>
        <w:pStyle w:val="BodyText"/>
        <w:rPr>
          <w:lang w:eastAsia="nl-NL"/>
        </w:rPr>
      </w:pPr>
      <w:r>
        <w:rPr>
          <w:lang w:eastAsia="nl-NL"/>
        </w:rPr>
        <w:t>Aan het einde van deze week worden er week</w:t>
      </w:r>
      <w:del w:id="25" w:author="Faber, H." w:date="2017-09-26T10:53:00Z">
        <w:r w:rsidDel="002E7B09">
          <w:rPr>
            <w:lang w:eastAsia="nl-NL"/>
          </w:rPr>
          <w:delText>eind</w:delText>
        </w:r>
      </w:del>
      <w:r>
        <w:rPr>
          <w:lang w:eastAsia="nl-NL"/>
        </w:rPr>
        <w:t xml:space="preserve">opdrachten uitgedeeld. Deze weekopdrachten staan op </w:t>
      </w:r>
      <w:del w:id="26" w:author="Faber, H." w:date="2017-09-26T10:54:00Z">
        <w:r w:rsidDel="002E7B09">
          <w:rPr>
            <w:lang w:eastAsia="nl-NL"/>
          </w:rPr>
          <w:delText>blackboard</w:delText>
        </w:r>
      </w:del>
      <w:ins w:id="27" w:author="Faber, H." w:date="2017-09-26T10:54:00Z">
        <w:r w:rsidR="002E7B09">
          <w:rPr>
            <w:lang w:eastAsia="nl-NL"/>
          </w:rPr>
          <w:t>Blackboard</w:t>
        </w:r>
      </w:ins>
      <w:r>
        <w:rPr>
          <w:lang w:eastAsia="nl-NL"/>
        </w:rPr>
        <w:t xml:space="preserve"> of krijg je via e-mail. Via </w:t>
      </w:r>
      <w:del w:id="28" w:author="Faber, H." w:date="2017-09-26T10:54:00Z">
        <w:r w:rsidDel="002E7B09">
          <w:rPr>
            <w:lang w:eastAsia="nl-NL"/>
          </w:rPr>
          <w:delText>blackboard</w:delText>
        </w:r>
      </w:del>
      <w:ins w:id="29" w:author="Faber, H." w:date="2017-09-26T10:54:00Z">
        <w:r w:rsidR="002E7B09">
          <w:rPr>
            <w:lang w:eastAsia="nl-NL"/>
          </w:rPr>
          <w:t>Blackboard</w:t>
        </w:r>
      </w:ins>
      <w:r>
        <w:rPr>
          <w:lang w:eastAsia="nl-NL"/>
        </w:rPr>
        <w:t xml:space="preserve"> moet je de gemaakte opdrachten weer opsturen. Dat kan tot en met de woensdag daarop tot 23:59u. Daarna is inleveren niet meer mogelijk en krijg je een </w:t>
      </w:r>
      <w:r w:rsidR="00192EA9">
        <w:rPr>
          <w:lang w:eastAsia="nl-NL"/>
        </w:rPr>
        <w:t>onvoldoende</w:t>
      </w:r>
      <w:r>
        <w:rPr>
          <w:lang w:eastAsia="nl-NL"/>
        </w:rPr>
        <w:t xml:space="preserve"> voor de weekopdracht. </w:t>
      </w:r>
    </w:p>
    <w:p w14:paraId="27FA84A2" w14:textId="77777777" w:rsidR="00016606" w:rsidRPr="00DC307A" w:rsidRDefault="00016606" w:rsidP="00DC307A">
      <w:pPr>
        <w:pStyle w:val="BodyText"/>
        <w:rPr>
          <w:b/>
        </w:rPr>
      </w:pPr>
      <w:r w:rsidRPr="00DC307A">
        <w:rPr>
          <w:b/>
        </w:rPr>
        <w:t xml:space="preserve">Zie je een fout? Of heb je een aanbeveling dan horen we dat graag! Stuur dan een e-mail naar </w:t>
      </w:r>
      <w:hyperlink r:id="rId10" w:history="1">
        <w:r w:rsidRPr="00DC307A">
          <w:rPr>
            <w:rStyle w:val="Hyperlink"/>
            <w:b/>
            <w:color w:val="70AD47" w:themeColor="accent6"/>
          </w:rPr>
          <w:t>mjschrau@hhs.nl</w:t>
        </w:r>
      </w:hyperlink>
      <w:r w:rsidRPr="00DC307A">
        <w:rPr>
          <w:b/>
        </w:rPr>
        <w:t xml:space="preserve"> en wij passen het dan z.s.m. aan.</w:t>
      </w:r>
    </w:p>
    <w:p w14:paraId="26B68382" w14:textId="033378AA" w:rsidR="00484E41" w:rsidRDefault="00484E41">
      <w:pPr>
        <w:rPr>
          <w:lang w:eastAsia="nl-NL"/>
        </w:rPr>
      </w:pPr>
      <w:r>
        <w:rPr>
          <w:lang w:eastAsia="nl-NL"/>
        </w:rPr>
        <w:br w:type="page"/>
      </w:r>
    </w:p>
    <w:p w14:paraId="1E62931E" w14:textId="687CA95C" w:rsidR="007138EE" w:rsidRDefault="00484E41" w:rsidP="00484E41">
      <w:pPr>
        <w:pStyle w:val="Heading1"/>
        <w:rPr>
          <w:rFonts w:eastAsia="Times New Roman"/>
          <w:lang w:eastAsia="nl-NL"/>
        </w:rPr>
      </w:pPr>
      <w:bookmarkStart w:id="30" w:name="_Toc492989503"/>
      <w:r>
        <w:rPr>
          <w:rFonts w:eastAsia="Times New Roman"/>
          <w:lang w:eastAsia="nl-NL"/>
        </w:rPr>
        <w:lastRenderedPageBreak/>
        <w:t>Netjes programmeren</w:t>
      </w:r>
      <w:bookmarkEnd w:id="30"/>
    </w:p>
    <w:p w14:paraId="46B2B386" w14:textId="56FE1085" w:rsidR="007138EE" w:rsidRDefault="007138EE" w:rsidP="00DC307A">
      <w:pPr>
        <w:pStyle w:val="BodyText"/>
        <w:rPr>
          <w:lang w:eastAsia="nl-NL"/>
        </w:rPr>
      </w:pPr>
      <w:r>
        <w:rPr>
          <w:lang w:eastAsia="nl-NL"/>
        </w:rPr>
        <w:t>We bespreken twee programma’s. Ze doen hetzelfde; het berekenen van de kniehoek voor een gegeven boven- en onderbeenlengte voor een aantal verschillende proefpersonen</w:t>
      </w:r>
      <w:del w:id="31" w:author="Faber, H." w:date="2017-09-26T10:54:00Z">
        <w:r w:rsidDel="00296211">
          <w:rPr>
            <w:lang w:eastAsia="nl-NL"/>
          </w:rPr>
          <w:delText>, en er zijn duidelijke verschillen tussen deze lengtes</w:delText>
        </w:r>
      </w:del>
      <w:r w:rsidR="00484E41">
        <w:rPr>
          <w:lang w:eastAsia="nl-NL"/>
        </w:rPr>
        <w:t xml:space="preserve"> (zie </w:t>
      </w:r>
      <w:r w:rsidR="00484E41">
        <w:rPr>
          <w:lang w:eastAsia="nl-NL"/>
        </w:rPr>
        <w:fldChar w:fldCharType="begin"/>
      </w:r>
      <w:r w:rsidR="00484E41">
        <w:rPr>
          <w:lang w:eastAsia="nl-NL"/>
        </w:rPr>
        <w:instrText xml:space="preserve"> REF _Ref492904288 \h </w:instrText>
      </w:r>
      <w:r w:rsidR="00484E41">
        <w:rPr>
          <w:lang w:eastAsia="nl-NL"/>
        </w:rPr>
      </w:r>
      <w:r w:rsidR="00484E41">
        <w:rPr>
          <w:lang w:eastAsia="nl-NL"/>
        </w:rPr>
        <w:fldChar w:fldCharType="separate"/>
      </w:r>
      <w:r w:rsidR="00C04261">
        <w:t xml:space="preserve">Figuur </w:t>
      </w:r>
      <w:r w:rsidR="00C04261">
        <w:rPr>
          <w:noProof/>
        </w:rPr>
        <w:t>1</w:t>
      </w:r>
      <w:r w:rsidR="00484E41">
        <w:rPr>
          <w:lang w:eastAsia="nl-NL"/>
        </w:rPr>
        <w:fldChar w:fldCharType="end"/>
      </w:r>
      <w:r w:rsidR="00484E41">
        <w:rPr>
          <w:lang w:eastAsia="nl-NL"/>
        </w:rPr>
        <w:t>)</w:t>
      </w:r>
      <w:r>
        <w:rPr>
          <w:lang w:eastAsia="nl-NL"/>
        </w:rPr>
        <w:t>.</w:t>
      </w:r>
      <w:r w:rsidR="00484E41">
        <w:rPr>
          <w:lang w:eastAsia="nl-NL"/>
        </w:rPr>
        <w:t xml:space="preserve"> Laat je niet afleiden door de complexiteit van de code, dit zal gaandeweg steeds duidelijker worden. </w:t>
      </w:r>
    </w:p>
    <w:p w14:paraId="18CE7711" w14:textId="77777777" w:rsidR="00484E41" w:rsidRDefault="00484E41" w:rsidP="00484E41">
      <w:pPr>
        <w:pStyle w:val="BodyText"/>
        <w:rPr>
          <w:lang w:eastAsia="nl-NL"/>
        </w:rPr>
      </w:pPr>
    </w:p>
    <w:p w14:paraId="4BDB2091" w14:textId="77777777" w:rsidR="004F29EC" w:rsidRDefault="007138EE" w:rsidP="004F29EC">
      <w:pPr>
        <w:keepNext/>
      </w:pPr>
      <w:r w:rsidRPr="004F29EC">
        <w:rPr>
          <w:smallCaps/>
          <w:noProof/>
          <w:color w:val="FF0000"/>
          <w:lang w:val="en-US"/>
        </w:rPr>
        <w:drawing>
          <wp:inline distT="0" distB="0" distL="0" distR="0" wp14:anchorId="59AB67DA" wp14:editId="1FBBFCED">
            <wp:extent cx="5760720" cy="112776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lijkeCod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127760"/>
                    </a:xfrm>
                    <a:prstGeom prst="rect">
                      <a:avLst/>
                    </a:prstGeom>
                  </pic:spPr>
                </pic:pic>
              </a:graphicData>
            </a:graphic>
          </wp:inline>
        </w:drawing>
      </w:r>
    </w:p>
    <w:p w14:paraId="509DFC69" w14:textId="4ED4A6BF" w:rsidR="007138EE" w:rsidRDefault="004F29EC" w:rsidP="004F29EC">
      <w:pPr>
        <w:pStyle w:val="Caption"/>
        <w:jc w:val="center"/>
        <w:rPr>
          <w:color w:val="FF0000"/>
          <w:lang w:eastAsia="nl-NL"/>
        </w:rPr>
      </w:pPr>
      <w:bookmarkStart w:id="32" w:name="_Ref492904288"/>
      <w:r>
        <w:t xml:space="preserve">Figuur </w:t>
      </w:r>
      <w:fldSimple w:instr=" SEQ Figuur \* ARABIC ">
        <w:r w:rsidR="00261D27">
          <w:rPr>
            <w:noProof/>
          </w:rPr>
          <w:t>1</w:t>
        </w:r>
      </w:fldSimple>
      <w:bookmarkEnd w:id="32"/>
      <w:r>
        <w:t xml:space="preserve">: een </w:t>
      </w:r>
      <w:proofErr w:type="spellStart"/>
      <w:r>
        <w:t>for</w:t>
      </w:r>
      <w:proofErr w:type="spellEnd"/>
      <w:r>
        <w:t>-loop</w:t>
      </w:r>
      <w:r w:rsidR="002D7852">
        <w:t>, maak je niet druk over de complexiteit van de code. Daar gaat dit voorbeeld niet over.</w:t>
      </w:r>
    </w:p>
    <w:p w14:paraId="57E93517" w14:textId="6BCC9275" w:rsidR="007138EE" w:rsidRDefault="007138EE" w:rsidP="00DC307A">
      <w:pPr>
        <w:pStyle w:val="BodyText"/>
        <w:rPr>
          <w:lang w:eastAsia="nl-NL"/>
        </w:rPr>
      </w:pPr>
      <w:r w:rsidRPr="00C63221">
        <w:rPr>
          <w:lang w:eastAsia="nl-NL"/>
        </w:rPr>
        <w:t xml:space="preserve">We kunnen aan deze code nauwelijks zien wat het programma </w:t>
      </w:r>
      <w:r w:rsidR="00484E41">
        <w:rPr>
          <w:lang w:eastAsia="nl-NL"/>
        </w:rPr>
        <w:t>doet</w:t>
      </w:r>
      <w:r w:rsidRPr="00C63221">
        <w:rPr>
          <w:lang w:eastAsia="nl-NL"/>
        </w:rPr>
        <w:t>. Stel je voor dat hier ergens een fout in zou zitten. Het is dan buitengewoon lastig om te achterhalen wat er mis is geg</w:t>
      </w:r>
      <w:r w:rsidR="00484E41">
        <w:rPr>
          <w:lang w:eastAsia="nl-NL"/>
        </w:rPr>
        <w:t>aan. Als je deze code met ander persoon</w:t>
      </w:r>
      <w:r w:rsidRPr="00C63221">
        <w:rPr>
          <w:lang w:eastAsia="nl-NL"/>
        </w:rPr>
        <w:t xml:space="preserve"> deelt</w:t>
      </w:r>
      <w:ins w:id="33" w:author="Faber, H." w:date="2017-09-26T10:55:00Z">
        <w:r w:rsidR="00296211">
          <w:rPr>
            <w:lang w:eastAsia="nl-NL"/>
          </w:rPr>
          <w:t>,</w:t>
        </w:r>
      </w:ins>
      <w:r w:rsidRPr="00C63221">
        <w:rPr>
          <w:lang w:eastAsia="nl-NL"/>
        </w:rPr>
        <w:t xml:space="preserve"> dan is de kans groot dat </w:t>
      </w:r>
      <w:r w:rsidR="00484E41">
        <w:rPr>
          <w:lang w:eastAsia="nl-NL"/>
        </w:rPr>
        <w:t>hij/zij er niets van begrijpt</w:t>
      </w:r>
      <w:r w:rsidRPr="00C63221">
        <w:rPr>
          <w:lang w:eastAsia="nl-NL"/>
        </w:rPr>
        <w:t>.</w:t>
      </w:r>
    </w:p>
    <w:p w14:paraId="0283FAF2" w14:textId="77777777" w:rsidR="00484E41" w:rsidRDefault="007138EE" w:rsidP="00DC307A">
      <w:pPr>
        <w:pStyle w:val="BodyText"/>
        <w:rPr>
          <w:lang w:eastAsia="nl-NL"/>
        </w:rPr>
      </w:pPr>
      <w:r>
        <w:rPr>
          <w:lang w:eastAsia="nl-NL"/>
        </w:rPr>
        <w:t>Er zijn</w:t>
      </w:r>
      <w:r w:rsidR="00484E41">
        <w:rPr>
          <w:lang w:eastAsia="nl-NL"/>
        </w:rPr>
        <w:t xml:space="preserve"> twee manieren van programmeren:</w:t>
      </w:r>
    </w:p>
    <w:p w14:paraId="30709244" w14:textId="77777777" w:rsidR="00484E41" w:rsidRDefault="00484E41" w:rsidP="00192EA9">
      <w:pPr>
        <w:pStyle w:val="List2"/>
        <w:numPr>
          <w:ilvl w:val="0"/>
          <w:numId w:val="26"/>
        </w:numPr>
        <w:rPr>
          <w:lang w:eastAsia="nl-NL"/>
        </w:rPr>
      </w:pPr>
      <w:r>
        <w:rPr>
          <w:lang w:eastAsia="nl-NL"/>
        </w:rPr>
        <w:t xml:space="preserve">netjes </w:t>
      </w:r>
    </w:p>
    <w:p w14:paraId="6E152217" w14:textId="77777777" w:rsidR="00484E41" w:rsidRDefault="007138EE" w:rsidP="00192EA9">
      <w:pPr>
        <w:pStyle w:val="List2"/>
        <w:numPr>
          <w:ilvl w:val="0"/>
          <w:numId w:val="26"/>
        </w:numPr>
        <w:rPr>
          <w:lang w:eastAsia="nl-NL"/>
        </w:rPr>
      </w:pPr>
      <w:r>
        <w:rPr>
          <w:lang w:eastAsia="nl-NL"/>
        </w:rPr>
        <w:t xml:space="preserve"> ‘</w:t>
      </w:r>
      <w:proofErr w:type="spellStart"/>
      <w:r>
        <w:rPr>
          <w:lang w:eastAsia="nl-NL"/>
        </w:rPr>
        <w:t>quick</w:t>
      </w:r>
      <w:proofErr w:type="spellEnd"/>
      <w:r>
        <w:rPr>
          <w:lang w:eastAsia="nl-NL"/>
        </w:rPr>
        <w:t xml:space="preserve"> </w:t>
      </w:r>
      <w:proofErr w:type="spellStart"/>
      <w:r>
        <w:rPr>
          <w:lang w:eastAsia="nl-NL"/>
        </w:rPr>
        <w:t>and</w:t>
      </w:r>
      <w:proofErr w:type="spellEnd"/>
      <w:r>
        <w:rPr>
          <w:lang w:eastAsia="nl-NL"/>
        </w:rPr>
        <w:t xml:space="preserve"> dirty’</w:t>
      </w:r>
      <w:r>
        <w:rPr>
          <w:rStyle w:val="FootnoteReference"/>
          <w:lang w:eastAsia="nl-NL"/>
        </w:rPr>
        <w:footnoteReference w:id="1"/>
      </w:r>
      <w:r>
        <w:rPr>
          <w:lang w:eastAsia="nl-NL"/>
        </w:rPr>
        <w:t>.</w:t>
      </w:r>
    </w:p>
    <w:p w14:paraId="7508A35C" w14:textId="77777777" w:rsidR="00484E41" w:rsidRDefault="007138EE" w:rsidP="00DC307A">
      <w:pPr>
        <w:pStyle w:val="List"/>
        <w:rPr>
          <w:lang w:eastAsia="nl-NL"/>
        </w:rPr>
      </w:pPr>
      <w:r>
        <w:rPr>
          <w:lang w:eastAsia="nl-NL"/>
        </w:rPr>
        <w:t>Dat laatste is niet aan te raden</w:t>
      </w:r>
      <w:r w:rsidR="00484E41">
        <w:rPr>
          <w:lang w:eastAsia="nl-NL"/>
        </w:rPr>
        <w:t xml:space="preserve">. </w:t>
      </w:r>
    </w:p>
    <w:p w14:paraId="4ECF0C21" w14:textId="47680836" w:rsidR="00484E41" w:rsidRDefault="00484E41" w:rsidP="00DC307A">
      <w:pPr>
        <w:pStyle w:val="List"/>
        <w:rPr>
          <w:lang w:eastAsia="nl-NL"/>
        </w:rPr>
      </w:pPr>
      <w:r>
        <w:rPr>
          <w:lang w:eastAsia="nl-NL"/>
        </w:rPr>
        <w:t>Waarom niet?</w:t>
      </w:r>
    </w:p>
    <w:p w14:paraId="7E32D932" w14:textId="6AA5BCAA" w:rsidR="00484E41" w:rsidRDefault="00484E41" w:rsidP="00484E41">
      <w:pPr>
        <w:pStyle w:val="BodyText"/>
        <w:rPr>
          <w:lang w:eastAsia="nl-NL"/>
        </w:rPr>
      </w:pPr>
      <w:r>
        <w:rPr>
          <w:lang w:eastAsia="nl-NL"/>
        </w:rPr>
        <w:t xml:space="preserve">Quick </w:t>
      </w:r>
      <w:proofErr w:type="spellStart"/>
      <w:r>
        <w:rPr>
          <w:lang w:eastAsia="nl-NL"/>
        </w:rPr>
        <w:t>and</w:t>
      </w:r>
      <w:proofErr w:type="spellEnd"/>
      <w:r>
        <w:rPr>
          <w:lang w:eastAsia="nl-NL"/>
        </w:rPr>
        <w:t xml:space="preserve"> dirty programmeren is soms onvermijdelijk. Deadlines moeten worden gehaald</w:t>
      </w:r>
      <w:del w:id="34" w:author="Faber, H." w:date="2017-09-26T10:55:00Z">
        <w:r w:rsidDel="00296211">
          <w:rPr>
            <w:lang w:eastAsia="nl-NL"/>
          </w:rPr>
          <w:delText>,</w:delText>
        </w:r>
      </w:del>
      <w:r>
        <w:rPr>
          <w:lang w:eastAsia="nl-NL"/>
        </w:rPr>
        <w:t xml:space="preserve"> of je hebt </w:t>
      </w:r>
      <w:ins w:id="35" w:author="Faber, H." w:date="2017-09-26T10:55:00Z">
        <w:r w:rsidR="00296211">
          <w:rPr>
            <w:lang w:eastAsia="nl-NL"/>
          </w:rPr>
          <w:t xml:space="preserve">iets </w:t>
        </w:r>
      </w:ins>
      <w:r>
        <w:rPr>
          <w:lang w:eastAsia="nl-NL"/>
        </w:rPr>
        <w:t>slecht</w:t>
      </w:r>
      <w:del w:id="36" w:author="Faber, H." w:date="2017-09-26T10:56:00Z">
        <w:r w:rsidDel="00296211">
          <w:rPr>
            <w:lang w:eastAsia="nl-NL"/>
          </w:rPr>
          <w:delText>s iets</w:delText>
        </w:r>
      </w:del>
      <w:r>
        <w:rPr>
          <w:lang w:eastAsia="nl-NL"/>
        </w:rPr>
        <w:t xml:space="preserve"> gepland. </w:t>
      </w:r>
      <w:del w:id="37" w:author="Faber, H." w:date="2017-09-26T10:56:00Z">
        <w:r w:rsidDel="00296211">
          <w:rPr>
            <w:lang w:eastAsia="nl-NL"/>
          </w:rPr>
          <w:delText xml:space="preserve">Maar quick and dirty is veel te vaak de modus operandi. </w:delText>
        </w:r>
      </w:del>
      <w:r>
        <w:rPr>
          <w:lang w:eastAsia="nl-NL"/>
        </w:rPr>
        <w:t xml:space="preserve">Het nadeel van deze manier van programmeren is dat je </w:t>
      </w:r>
      <w:ins w:id="38" w:author="Faber, H." w:date="2017-09-26T10:56:00Z">
        <w:r w:rsidR="00296211">
          <w:rPr>
            <w:lang w:eastAsia="nl-NL"/>
          </w:rPr>
          <w:t>geen</w:t>
        </w:r>
      </w:ins>
      <w:del w:id="39" w:author="Faber, H." w:date="2017-09-26T10:56:00Z">
        <w:r w:rsidDel="00296211">
          <w:rPr>
            <w:lang w:eastAsia="nl-NL"/>
          </w:rPr>
          <w:delText>niet</w:delText>
        </w:r>
      </w:del>
      <w:r>
        <w:rPr>
          <w:lang w:eastAsia="nl-NL"/>
        </w:rPr>
        <w:t xml:space="preserve"> rekening houdt met jezelf en met een ander. Stel</w:t>
      </w:r>
      <w:ins w:id="40" w:author="Faber, H." w:date="2017-09-26T10:56:00Z">
        <w:r w:rsidR="00296211">
          <w:rPr>
            <w:lang w:eastAsia="nl-NL"/>
          </w:rPr>
          <w:t>,</w:t>
        </w:r>
      </w:ins>
      <w:r>
        <w:rPr>
          <w:lang w:eastAsia="nl-NL"/>
        </w:rPr>
        <w:t xml:space="preserve"> je hebt </w:t>
      </w:r>
      <w:ins w:id="41" w:author="Faber, H." w:date="2017-09-26T10:56:00Z">
        <w:r w:rsidR="00296211">
          <w:rPr>
            <w:lang w:eastAsia="nl-NL"/>
          </w:rPr>
          <w:t xml:space="preserve">het </w:t>
        </w:r>
      </w:ins>
      <w:r>
        <w:rPr>
          <w:lang w:eastAsia="nl-NL"/>
        </w:rPr>
        <w:t xml:space="preserve">programma in </w:t>
      </w:r>
      <w:r>
        <w:rPr>
          <w:lang w:eastAsia="nl-NL"/>
        </w:rPr>
        <w:fldChar w:fldCharType="begin"/>
      </w:r>
      <w:r>
        <w:rPr>
          <w:lang w:eastAsia="nl-NL"/>
        </w:rPr>
        <w:instrText xml:space="preserve"> REF _Ref492904288 \h </w:instrText>
      </w:r>
      <w:r>
        <w:rPr>
          <w:lang w:eastAsia="nl-NL"/>
        </w:rPr>
      </w:r>
      <w:r>
        <w:rPr>
          <w:lang w:eastAsia="nl-NL"/>
        </w:rPr>
        <w:fldChar w:fldCharType="separate"/>
      </w:r>
      <w:r w:rsidR="00C04261">
        <w:t xml:space="preserve">Figuur </w:t>
      </w:r>
      <w:r w:rsidR="00C04261">
        <w:rPr>
          <w:noProof/>
        </w:rPr>
        <w:t>1</w:t>
      </w:r>
      <w:r>
        <w:rPr>
          <w:lang w:eastAsia="nl-NL"/>
        </w:rPr>
        <w:fldChar w:fldCharType="end"/>
      </w:r>
      <w:r>
        <w:rPr>
          <w:lang w:eastAsia="nl-NL"/>
        </w:rPr>
        <w:t xml:space="preserve"> geschreven. Op het moment van schr</w:t>
      </w:r>
      <w:r w:rsidR="002D7852">
        <w:rPr>
          <w:lang w:eastAsia="nl-NL"/>
        </w:rPr>
        <w:t xml:space="preserve">ijven begrijp je het helemaal. </w:t>
      </w:r>
    </w:p>
    <w:p w14:paraId="500D6CF3" w14:textId="7343C369" w:rsidR="00192EA9" w:rsidRDefault="00484E41" w:rsidP="00DC307A">
      <w:pPr>
        <w:pStyle w:val="BodyText"/>
        <w:rPr>
          <w:lang w:eastAsia="nl-NL"/>
        </w:rPr>
      </w:pPr>
      <w:r>
        <w:rPr>
          <w:lang w:eastAsia="nl-NL"/>
        </w:rPr>
        <w:t xml:space="preserve">Bedenk je nu eens dat je twee weken later naar dat programma gaat kijken. Je hebt er twee weken niet aan gedacht. Denk je dat je het dan nog steeds scherp </w:t>
      </w:r>
      <w:ins w:id="42" w:author="Faber, H." w:date="2017-09-26T10:57:00Z">
        <w:r w:rsidR="00296211">
          <w:rPr>
            <w:lang w:eastAsia="nl-NL"/>
          </w:rPr>
          <w:t xml:space="preserve">voor ogen </w:t>
        </w:r>
      </w:ins>
      <w:r>
        <w:rPr>
          <w:lang w:eastAsia="nl-NL"/>
        </w:rPr>
        <w:t xml:space="preserve">hebt? </w:t>
      </w:r>
    </w:p>
    <w:p w14:paraId="2212DF0F" w14:textId="4AC7A283" w:rsidR="00192EA9" w:rsidDel="00296211" w:rsidRDefault="00484E41" w:rsidP="002D7852">
      <w:pPr>
        <w:pStyle w:val="aQ"/>
        <w:rPr>
          <w:del w:id="43" w:author="Faber, H." w:date="2017-09-26T10:57:00Z"/>
          <w:lang w:eastAsia="nl-NL"/>
        </w:rPr>
      </w:pPr>
      <w:del w:id="44" w:author="Faber, H." w:date="2017-09-26T10:57:00Z">
        <w:r w:rsidRPr="00192EA9" w:rsidDel="00296211">
          <w:rPr>
            <w:lang w:eastAsia="nl-NL"/>
          </w:rPr>
          <w:delText>Wat heb jij twee weken geleden op dit tijdstip gedaan?</w:delText>
        </w:r>
        <w:r w:rsidDel="00296211">
          <w:rPr>
            <w:lang w:eastAsia="nl-NL"/>
          </w:rPr>
          <w:delText xml:space="preserve"> </w:delText>
        </w:r>
      </w:del>
    </w:p>
    <w:p w14:paraId="45F0A433" w14:textId="3E19FEEE" w:rsidR="00484E41" w:rsidDel="00296211" w:rsidRDefault="00484E41" w:rsidP="002D7852">
      <w:pPr>
        <w:pStyle w:val="aQ"/>
        <w:rPr>
          <w:del w:id="45" w:author="Faber, H." w:date="2017-09-26T10:57:00Z"/>
          <w:lang w:eastAsia="nl-NL"/>
        </w:rPr>
      </w:pPr>
      <w:del w:id="46" w:author="Faber, H." w:date="2017-09-26T10:57:00Z">
        <w:r w:rsidRPr="00192EA9" w:rsidDel="00296211">
          <w:rPr>
            <w:lang w:eastAsia="nl-NL"/>
          </w:rPr>
          <w:delText xml:space="preserve">Wat was je aan het doen? </w:delText>
        </w:r>
      </w:del>
    </w:p>
    <w:p w14:paraId="191EC1DB" w14:textId="53791214" w:rsidR="007138EE" w:rsidRPr="00C63221" w:rsidRDefault="00192EA9" w:rsidP="00DC307A">
      <w:pPr>
        <w:pStyle w:val="BodyText"/>
        <w:rPr>
          <w:lang w:eastAsia="nl-NL"/>
        </w:rPr>
      </w:pPr>
      <w:r>
        <w:rPr>
          <w:lang w:eastAsia="nl-NL"/>
        </w:rPr>
        <w:t>Net</w:t>
      </w:r>
      <w:r w:rsidR="002D7852">
        <w:rPr>
          <w:lang w:eastAsia="nl-NL"/>
        </w:rPr>
        <w:t>jes</w:t>
      </w:r>
      <w:r>
        <w:rPr>
          <w:lang w:eastAsia="nl-NL"/>
        </w:rPr>
        <w:t xml:space="preserve"> programmeren houdt in dat je rekening houdt met de toekomstige lezer van de code. Dat kan jij zelf zijn of een ander persoon. </w:t>
      </w:r>
      <w:r w:rsidR="007138EE" w:rsidRPr="00192EA9">
        <w:rPr>
          <w:b/>
          <w:lang w:eastAsia="nl-NL"/>
        </w:rPr>
        <w:t>Bekijk nu het volgende programma:</w:t>
      </w:r>
    </w:p>
    <w:p w14:paraId="139D5E38" w14:textId="77777777" w:rsidR="004F29EC" w:rsidRDefault="007138EE" w:rsidP="004F29EC">
      <w:pPr>
        <w:keepNext/>
      </w:pPr>
      <w:r>
        <w:rPr>
          <w:noProof/>
          <w:color w:val="FF0000"/>
          <w:lang w:val="en-US"/>
        </w:rPr>
        <w:lastRenderedPageBreak/>
        <w:drawing>
          <wp:inline distT="0" distB="0" distL="0" distR="0" wp14:anchorId="09E2C4B3" wp14:editId="5BA0CE22">
            <wp:extent cx="5760720" cy="6178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oieCod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6178550"/>
                    </a:xfrm>
                    <a:prstGeom prst="rect">
                      <a:avLst/>
                    </a:prstGeom>
                  </pic:spPr>
                </pic:pic>
              </a:graphicData>
            </a:graphic>
          </wp:inline>
        </w:drawing>
      </w:r>
    </w:p>
    <w:p w14:paraId="17344CA8" w14:textId="67B3364C" w:rsidR="004F29EC" w:rsidRDefault="004F29EC" w:rsidP="004F29EC">
      <w:pPr>
        <w:pStyle w:val="Caption"/>
        <w:jc w:val="center"/>
      </w:pPr>
      <w:r>
        <w:t xml:space="preserve">Figuur </w:t>
      </w:r>
      <w:fldSimple w:instr=" SEQ Figuur \* ARABIC ">
        <w:r w:rsidR="00261D27">
          <w:rPr>
            <w:noProof/>
          </w:rPr>
          <w:t>2</w:t>
        </w:r>
      </w:fldSimple>
      <w:r>
        <w:t>: een nette versie van hetzelfde programma</w:t>
      </w:r>
    </w:p>
    <w:p w14:paraId="2A0BF887" w14:textId="77777777" w:rsidR="007138EE" w:rsidRDefault="007138EE" w:rsidP="00DC307A">
      <w:pPr>
        <w:pStyle w:val="BodyText"/>
        <w:rPr>
          <w:lang w:eastAsia="nl-NL"/>
        </w:rPr>
      </w:pPr>
      <w:r>
        <w:rPr>
          <w:lang w:eastAsia="nl-NL"/>
        </w:rPr>
        <w:t>Dit programma is goed leesbaar en het is duidelijk wat de bedoeling is. Wat maakt dit programma nou zo veel beter? Hieronder een lijst met goede programmeereigenschappen:</w:t>
      </w:r>
    </w:p>
    <w:p w14:paraId="284A2072" w14:textId="77777777" w:rsidR="007138EE" w:rsidRPr="00962FED" w:rsidRDefault="007138EE" w:rsidP="007138EE">
      <w:pPr>
        <w:pStyle w:val="ListParagraph"/>
        <w:numPr>
          <w:ilvl w:val="0"/>
          <w:numId w:val="17"/>
        </w:numPr>
        <w:rPr>
          <w:b/>
          <w:lang w:eastAsia="nl-NL"/>
        </w:rPr>
      </w:pPr>
      <w:r w:rsidRPr="00962FED">
        <w:rPr>
          <w:b/>
          <w:lang w:eastAsia="nl-NL"/>
        </w:rPr>
        <w:t>Maak gebruik van commentaar</w:t>
      </w:r>
    </w:p>
    <w:p w14:paraId="3ECB813E" w14:textId="4D0C4602" w:rsidR="007138EE" w:rsidRDefault="00296211" w:rsidP="007138EE">
      <w:pPr>
        <w:pStyle w:val="ListParagraph"/>
        <w:rPr>
          <w:lang w:eastAsia="nl-NL"/>
        </w:rPr>
      </w:pPr>
      <w:ins w:id="47" w:author="Faber, H." w:date="2017-09-26T10:58:00Z">
        <w:r>
          <w:rPr>
            <w:lang w:eastAsia="nl-NL"/>
          </w:rPr>
          <w:t xml:space="preserve">Dat doe je door een </w:t>
        </w:r>
        <w:proofErr w:type="spellStart"/>
        <w:r>
          <w:rPr>
            <w:lang w:eastAsia="nl-NL"/>
          </w:rPr>
          <w:t>procent-teken</w:t>
        </w:r>
        <w:proofErr w:type="spellEnd"/>
        <w:r>
          <w:rPr>
            <w:lang w:eastAsia="nl-NL"/>
          </w:rPr>
          <w:t xml:space="preserve"> voor een regel te zetten. De regel wordt dan groen en tijdens het uitvoeren van het programma </w:t>
        </w:r>
        <w:proofErr w:type="spellStart"/>
        <w:r>
          <w:rPr>
            <w:lang w:eastAsia="nl-NL"/>
          </w:rPr>
          <w:t>genegeeerd</w:t>
        </w:r>
        <w:proofErr w:type="spellEnd"/>
        <w:r>
          <w:rPr>
            <w:lang w:eastAsia="nl-NL"/>
          </w:rPr>
          <w:t xml:space="preserve"> door Matlab. </w:t>
        </w:r>
      </w:ins>
      <w:ins w:id="48" w:author="Faber, H." w:date="2017-09-26T10:59:00Z">
        <w:r>
          <w:rPr>
            <w:lang w:eastAsia="nl-NL"/>
          </w:rPr>
          <w:t>Je kunt ook de commentaartekst selecteren en met Ctrl-r</w:t>
        </w:r>
      </w:ins>
      <w:ins w:id="49" w:author="Faber, H." w:date="2017-09-26T11:00:00Z">
        <w:r>
          <w:rPr>
            <w:lang w:eastAsia="nl-NL"/>
          </w:rPr>
          <w:t xml:space="preserve"> groen maken. Ctrl-t doet het omgekeerde. Met commentaar </w:t>
        </w:r>
      </w:ins>
      <w:del w:id="50" w:author="Faber, H." w:date="2017-09-26T11:00:00Z">
        <w:r w:rsidR="007138EE" w:rsidDel="00296211">
          <w:rPr>
            <w:lang w:eastAsia="nl-NL"/>
          </w:rPr>
          <w:delText>Hiermee</w:delText>
        </w:r>
      </w:del>
      <w:r w:rsidR="007138EE">
        <w:rPr>
          <w:lang w:eastAsia="nl-NL"/>
        </w:rPr>
        <w:t xml:space="preserve"> geef je de lezer informatie over het programma en </w:t>
      </w:r>
      <w:del w:id="51" w:author="Faber, H." w:date="2017-09-26T11:01:00Z">
        <w:r w:rsidR="007138EE" w:rsidDel="00296211">
          <w:rPr>
            <w:lang w:eastAsia="nl-NL"/>
          </w:rPr>
          <w:delText xml:space="preserve"> </w:delText>
        </w:r>
      </w:del>
      <w:r w:rsidR="007138EE">
        <w:rPr>
          <w:lang w:eastAsia="nl-NL"/>
        </w:rPr>
        <w:t>hoe verschillende tussenstappen uitgevoerd worden. Dit is essentieel als je met meerdere mensen samenwerkt of als jouw code hergebruikt zal worden. Bedenk ook dat je soms na een aantal weken je eigen code moet lezen en dan is het handig als je het nog snapt op basis van jouw eerder geschreven commentaar.</w:t>
      </w:r>
    </w:p>
    <w:p w14:paraId="057AAA5C" w14:textId="77777777" w:rsidR="007138EE" w:rsidRPr="00962FED" w:rsidRDefault="007138EE" w:rsidP="007138EE">
      <w:pPr>
        <w:pStyle w:val="ListParagraph"/>
        <w:numPr>
          <w:ilvl w:val="0"/>
          <w:numId w:val="17"/>
        </w:numPr>
        <w:rPr>
          <w:b/>
          <w:lang w:eastAsia="nl-NL"/>
        </w:rPr>
      </w:pPr>
      <w:r>
        <w:rPr>
          <w:b/>
          <w:lang w:eastAsia="nl-NL"/>
        </w:rPr>
        <w:t>Geef variabelen i</w:t>
      </w:r>
      <w:r w:rsidRPr="00962FED">
        <w:rPr>
          <w:b/>
          <w:lang w:eastAsia="nl-NL"/>
        </w:rPr>
        <w:t>ntuïtieve</w:t>
      </w:r>
      <w:r>
        <w:rPr>
          <w:b/>
          <w:lang w:eastAsia="nl-NL"/>
        </w:rPr>
        <w:t xml:space="preserve"> namen</w:t>
      </w:r>
    </w:p>
    <w:p w14:paraId="4DE639F4" w14:textId="30040C50" w:rsidR="007138EE" w:rsidRDefault="007138EE" w:rsidP="007138EE">
      <w:pPr>
        <w:pStyle w:val="ListParagraph"/>
        <w:rPr>
          <w:lang w:eastAsia="nl-NL"/>
        </w:rPr>
      </w:pPr>
      <w:r>
        <w:rPr>
          <w:lang w:eastAsia="nl-NL"/>
        </w:rPr>
        <w:lastRenderedPageBreak/>
        <w:t>Vooral als je programma groter wordt, is het netjes benoemen van variabelen belangrijk. Hoewel het lijkt alsof het programmeren hiermee langer duurt, zal je meer tijd kwijt zijn met het oplossen van problemen (debuggen) als je hierop beknibbelt. Daarnaast wordt het programma ook veel leesbaarder</w:t>
      </w:r>
      <w:del w:id="52" w:author="Faber, H." w:date="2017-09-26T11:01:00Z">
        <w:r w:rsidDel="00296211">
          <w:rPr>
            <w:lang w:eastAsia="nl-NL"/>
          </w:rPr>
          <w:delText>, iets dat in punt 1 ook is aangestipt</w:delText>
        </w:r>
      </w:del>
      <w:r>
        <w:rPr>
          <w:lang w:eastAsia="nl-NL"/>
        </w:rPr>
        <w:t xml:space="preserve">. Er zijn meerdere systemen voor naamgeving </w:t>
      </w:r>
      <w:ins w:id="53" w:author="Faber, H." w:date="2017-09-26T11:02:00Z">
        <w:r w:rsidR="00296211">
          <w:rPr>
            <w:lang w:eastAsia="nl-NL"/>
          </w:rPr>
          <w:t xml:space="preserve">van variabelen </w:t>
        </w:r>
      </w:ins>
      <w:r>
        <w:rPr>
          <w:lang w:eastAsia="nl-NL"/>
        </w:rPr>
        <w:t>mogelijk. Welke je gebruikt maakt niet uit</w:t>
      </w:r>
      <w:ins w:id="54" w:author="Faber, H." w:date="2017-09-26T11:02:00Z">
        <w:r w:rsidR="00296211">
          <w:rPr>
            <w:lang w:eastAsia="nl-NL"/>
          </w:rPr>
          <w:t>,</w:t>
        </w:r>
      </w:ins>
      <w:r>
        <w:rPr>
          <w:lang w:eastAsia="nl-NL"/>
        </w:rPr>
        <w:t xml:space="preserve"> maar wees consequent. Hieronder volgt een voorbeeldsysteem waarbij in commentaar de eenheden word</w:t>
      </w:r>
      <w:ins w:id="55" w:author="Faber, H." w:date="2017-09-26T11:02:00Z">
        <w:r w:rsidR="00296211">
          <w:rPr>
            <w:lang w:eastAsia="nl-NL"/>
          </w:rPr>
          <w:t>en</w:t>
        </w:r>
      </w:ins>
      <w:del w:id="56" w:author="Faber, H." w:date="2017-09-26T11:02:00Z">
        <w:r w:rsidDel="00296211">
          <w:rPr>
            <w:lang w:eastAsia="nl-NL"/>
          </w:rPr>
          <w:delText>t</w:delText>
        </w:r>
      </w:del>
      <w:r>
        <w:rPr>
          <w:lang w:eastAsia="nl-NL"/>
        </w:rPr>
        <w:t xml:space="preserve"> vermeld.</w:t>
      </w:r>
    </w:p>
    <w:p w14:paraId="02B578B7" w14:textId="47058273" w:rsidR="007138EE" w:rsidRDefault="007138EE" w:rsidP="00192EA9">
      <w:pPr>
        <w:pStyle w:val="ListParagraph"/>
        <w:numPr>
          <w:ilvl w:val="0"/>
          <w:numId w:val="18"/>
        </w:numPr>
        <w:rPr>
          <w:lang w:eastAsia="nl-NL"/>
        </w:rPr>
      </w:pPr>
      <w:r w:rsidRPr="00192EA9">
        <w:rPr>
          <w:u w:val="single"/>
          <w:lang w:eastAsia="nl-NL"/>
        </w:rPr>
        <w:t>Constanten</w:t>
      </w:r>
      <w:r>
        <w:rPr>
          <w:lang w:eastAsia="nl-NL"/>
        </w:rPr>
        <w:t xml:space="preserve"> (zoals de zwaartekrachtversnelling) worden vaak met hoofdletters aangegeven:</w:t>
      </w:r>
    </w:p>
    <w:p w14:paraId="06E4AC45" w14:textId="77777777" w:rsidR="007138EE" w:rsidRPr="00781141" w:rsidRDefault="007138EE" w:rsidP="00192EA9">
      <w:pPr>
        <w:pStyle w:val="ListParagraph"/>
        <w:numPr>
          <w:ilvl w:val="1"/>
          <w:numId w:val="18"/>
        </w:numPr>
        <w:rPr>
          <w:rFonts w:ascii="Consolas" w:hAnsi="Consolas"/>
          <w:lang w:eastAsia="nl-NL"/>
        </w:rPr>
      </w:pPr>
      <w:r w:rsidRPr="00781141">
        <w:rPr>
          <w:rFonts w:ascii="Consolas" w:hAnsi="Consolas"/>
          <w:lang w:eastAsia="nl-NL"/>
        </w:rPr>
        <w:t>ZWAARTEKRACHTVERSNELLING = 9.81; % m/s^2</w:t>
      </w:r>
    </w:p>
    <w:p w14:paraId="711B6D49" w14:textId="77777777" w:rsidR="007138EE" w:rsidRDefault="007138EE" w:rsidP="007138EE">
      <w:pPr>
        <w:pStyle w:val="ListParagraph"/>
        <w:numPr>
          <w:ilvl w:val="0"/>
          <w:numId w:val="18"/>
        </w:numPr>
        <w:rPr>
          <w:lang w:eastAsia="nl-NL"/>
        </w:rPr>
      </w:pPr>
      <w:r w:rsidRPr="00192EA9">
        <w:rPr>
          <w:u w:val="single"/>
          <w:lang w:eastAsia="nl-NL"/>
        </w:rPr>
        <w:t>Variabelen</w:t>
      </w:r>
      <w:r>
        <w:rPr>
          <w:lang w:eastAsia="nl-NL"/>
        </w:rPr>
        <w:t xml:space="preserve">. Begin met een kleine letter en geef de eerste letter van een eventueel volgend woord een hoofdletter (dit wordt </w:t>
      </w:r>
      <w:proofErr w:type="spellStart"/>
      <w:r>
        <w:rPr>
          <w:lang w:eastAsia="nl-NL"/>
        </w:rPr>
        <w:t>CamelCasing</w:t>
      </w:r>
      <w:proofErr w:type="spellEnd"/>
      <w:r>
        <w:rPr>
          <w:lang w:eastAsia="nl-NL"/>
        </w:rPr>
        <w:t xml:space="preserve"> genoemd):</w:t>
      </w:r>
    </w:p>
    <w:p w14:paraId="46464802" w14:textId="1C61494C" w:rsidR="00192EA9" w:rsidRPr="00781141" w:rsidRDefault="00192EA9" w:rsidP="00192EA9">
      <w:pPr>
        <w:pStyle w:val="ListParagraph"/>
        <w:numPr>
          <w:ilvl w:val="1"/>
          <w:numId w:val="18"/>
        </w:numPr>
        <w:rPr>
          <w:rFonts w:ascii="Consolas" w:hAnsi="Consolas"/>
          <w:lang w:eastAsia="nl-NL"/>
        </w:rPr>
      </w:pPr>
      <w:proofErr w:type="spellStart"/>
      <w:r w:rsidRPr="00781141">
        <w:rPr>
          <w:rFonts w:ascii="Consolas" w:hAnsi="Consolas"/>
          <w:lang w:eastAsia="nl-NL"/>
        </w:rPr>
        <w:t>onderBeenlengte</w:t>
      </w:r>
      <w:proofErr w:type="spellEnd"/>
      <w:r w:rsidRPr="00781141">
        <w:rPr>
          <w:rFonts w:ascii="Consolas" w:hAnsi="Consolas"/>
          <w:lang w:eastAsia="nl-NL"/>
        </w:rPr>
        <w:t xml:space="preserve"> </w:t>
      </w:r>
      <w:del w:id="57" w:author="Faber, H." w:date="2017-09-26T11:13:00Z">
        <w:r w:rsidRPr="00781141" w:rsidDel="00556B25">
          <w:rPr>
            <w:rFonts w:ascii="Consolas" w:hAnsi="Consolas"/>
            <w:lang w:eastAsia="nl-NL"/>
          </w:rPr>
          <w:delText xml:space="preserve"> </w:delText>
        </w:r>
      </w:del>
      <w:r w:rsidRPr="00781141">
        <w:rPr>
          <w:rFonts w:ascii="Consolas" w:hAnsi="Consolas"/>
          <w:lang w:eastAsia="nl-NL"/>
        </w:rPr>
        <w:t>= 0.6; % m</w:t>
      </w:r>
    </w:p>
    <w:p w14:paraId="11453EC2" w14:textId="5B45A96C" w:rsidR="00192EA9" w:rsidRPr="00781141" w:rsidRDefault="00192EA9" w:rsidP="00192EA9">
      <w:pPr>
        <w:pStyle w:val="ListParagraph"/>
        <w:numPr>
          <w:ilvl w:val="1"/>
          <w:numId w:val="18"/>
        </w:numPr>
        <w:rPr>
          <w:rFonts w:ascii="Consolas" w:hAnsi="Consolas"/>
          <w:lang w:eastAsia="nl-NL"/>
        </w:rPr>
      </w:pPr>
      <w:proofErr w:type="spellStart"/>
      <w:r w:rsidRPr="00781141">
        <w:rPr>
          <w:rFonts w:ascii="Consolas" w:hAnsi="Consolas"/>
          <w:lang w:eastAsia="nl-NL"/>
        </w:rPr>
        <w:t>bovenBeenlengte</w:t>
      </w:r>
      <w:proofErr w:type="spellEnd"/>
      <w:r w:rsidRPr="00781141">
        <w:rPr>
          <w:rFonts w:ascii="Consolas" w:hAnsi="Consolas"/>
          <w:lang w:eastAsia="nl-NL"/>
        </w:rPr>
        <w:t xml:space="preserve"> </w:t>
      </w:r>
      <w:del w:id="58" w:author="Faber, H." w:date="2017-09-26T11:13:00Z">
        <w:r w:rsidRPr="00781141" w:rsidDel="00556B25">
          <w:rPr>
            <w:rFonts w:ascii="Consolas" w:hAnsi="Consolas"/>
            <w:lang w:eastAsia="nl-NL"/>
          </w:rPr>
          <w:delText xml:space="preserve"> </w:delText>
        </w:r>
      </w:del>
      <w:r w:rsidRPr="00781141">
        <w:rPr>
          <w:rFonts w:ascii="Consolas" w:hAnsi="Consolas"/>
          <w:lang w:eastAsia="nl-NL"/>
        </w:rPr>
        <w:t>= 0.5; % m</w:t>
      </w:r>
    </w:p>
    <w:p w14:paraId="30B4EAD9" w14:textId="35B75CCA" w:rsidR="007138EE" w:rsidRPr="00192EA9" w:rsidRDefault="00192EA9" w:rsidP="00192EA9">
      <w:pPr>
        <w:pStyle w:val="ListParagraph"/>
        <w:numPr>
          <w:ilvl w:val="1"/>
          <w:numId w:val="18"/>
        </w:numPr>
        <w:rPr>
          <w:rFonts w:ascii="Consolas" w:hAnsi="Consolas"/>
          <w:lang w:eastAsia="nl-NL"/>
        </w:rPr>
      </w:pPr>
      <w:proofErr w:type="spellStart"/>
      <w:r w:rsidRPr="00781141">
        <w:rPr>
          <w:rFonts w:ascii="Consolas" w:hAnsi="Consolas"/>
          <w:lang w:eastAsia="nl-NL"/>
        </w:rPr>
        <w:t>kniehoekSnelheid</w:t>
      </w:r>
      <w:proofErr w:type="spellEnd"/>
      <w:r w:rsidRPr="00781141">
        <w:rPr>
          <w:rFonts w:ascii="Consolas" w:hAnsi="Consolas"/>
          <w:lang w:eastAsia="nl-NL"/>
        </w:rPr>
        <w:t xml:space="preserve"> = 0.1; % rad/sec</w:t>
      </w:r>
    </w:p>
    <w:p w14:paraId="27A244F3" w14:textId="77777777" w:rsidR="007138EE" w:rsidRPr="00962FED" w:rsidRDefault="007138EE" w:rsidP="007138EE">
      <w:pPr>
        <w:pStyle w:val="ListParagraph"/>
        <w:numPr>
          <w:ilvl w:val="0"/>
          <w:numId w:val="17"/>
        </w:numPr>
        <w:rPr>
          <w:b/>
          <w:lang w:eastAsia="nl-NL"/>
        </w:rPr>
      </w:pPr>
      <w:r>
        <w:rPr>
          <w:b/>
          <w:lang w:eastAsia="nl-NL"/>
        </w:rPr>
        <w:t>Maak g</w:t>
      </w:r>
      <w:r w:rsidRPr="00962FED">
        <w:rPr>
          <w:b/>
          <w:lang w:eastAsia="nl-NL"/>
        </w:rPr>
        <w:t>ebruik van lege regels</w:t>
      </w:r>
    </w:p>
    <w:p w14:paraId="173BE802" w14:textId="45E32686" w:rsidR="007138EE" w:rsidRDefault="007138EE" w:rsidP="007138EE">
      <w:pPr>
        <w:pStyle w:val="ListParagraph"/>
        <w:rPr>
          <w:lang w:eastAsia="nl-NL"/>
        </w:rPr>
      </w:pPr>
      <w:r>
        <w:rPr>
          <w:lang w:eastAsia="nl-NL"/>
        </w:rPr>
        <w:t>Dit geeft meer overzicht</w:t>
      </w:r>
      <w:del w:id="59" w:author="Faber, H." w:date="2017-09-26T11:03:00Z">
        <w:r w:rsidDel="00296211">
          <w:rPr>
            <w:lang w:eastAsia="nl-NL"/>
          </w:rPr>
          <w:delText>, niets meer, niets minder</w:delText>
        </w:r>
      </w:del>
      <w:ins w:id="60" w:author="Faber, H." w:date="2017-09-26T11:04:00Z">
        <w:r w:rsidR="00296211">
          <w:rPr>
            <w:lang w:eastAsia="nl-NL"/>
          </w:rPr>
          <w:t xml:space="preserve"> en heeft geen invloed op de snelheid tijdens het uitvoeren van het programma.</w:t>
        </w:r>
      </w:ins>
    </w:p>
    <w:p w14:paraId="7040645F" w14:textId="3BC79AE3" w:rsidR="00192EA9" w:rsidRDefault="007138EE" w:rsidP="00DC307A">
      <w:pPr>
        <w:pStyle w:val="BodyText"/>
        <w:rPr>
          <w:lang w:eastAsia="nl-NL"/>
        </w:rPr>
      </w:pPr>
      <w:del w:id="61" w:author="Faber, H." w:date="2017-09-26T11:04:00Z">
        <w:r w:rsidDel="001773F6">
          <w:rPr>
            <w:lang w:eastAsia="nl-NL"/>
          </w:rPr>
          <w:delText>Geen van de bovenstaande programmeereigenschappen maakt het programma trager</w:delText>
        </w:r>
        <w:r w:rsidR="00192EA9" w:rsidDel="001773F6">
          <w:rPr>
            <w:lang w:eastAsia="nl-NL"/>
          </w:rPr>
          <w:delText xml:space="preserve"> of slechter</w:delText>
        </w:r>
        <w:r w:rsidDel="001773F6">
          <w:rPr>
            <w:lang w:eastAsia="nl-NL"/>
          </w:rPr>
          <w:delText xml:space="preserve">. </w:delText>
        </w:r>
      </w:del>
      <w:r>
        <w:rPr>
          <w:lang w:eastAsia="nl-NL"/>
        </w:rPr>
        <w:t xml:space="preserve">De voordelen </w:t>
      </w:r>
      <w:r w:rsidR="004F29EC">
        <w:rPr>
          <w:lang w:eastAsia="nl-NL"/>
        </w:rPr>
        <w:t>zijn</w:t>
      </w:r>
      <w:r>
        <w:rPr>
          <w:lang w:eastAsia="nl-NL"/>
        </w:rPr>
        <w:t xml:space="preserve"> dat het </w:t>
      </w:r>
      <w:r w:rsidR="004F29EC">
        <w:rPr>
          <w:lang w:eastAsia="nl-NL"/>
        </w:rPr>
        <w:t>programma</w:t>
      </w:r>
      <w:r>
        <w:rPr>
          <w:lang w:eastAsia="nl-NL"/>
        </w:rPr>
        <w:t xml:space="preserve"> beter leesbaar wordt en er minder kans op programmeerfouten ontstaan. </w:t>
      </w:r>
      <w:r w:rsidR="00192EA9">
        <w:rPr>
          <w:lang w:eastAsia="nl-NL"/>
        </w:rPr>
        <w:t>Bovendien kun je het programma na twee weken/maanden veel sneller begrijpen</w:t>
      </w:r>
      <w:ins w:id="62" w:author="Faber, H." w:date="2017-09-26T11:04:00Z">
        <w:r w:rsidR="001773F6">
          <w:rPr>
            <w:lang w:eastAsia="nl-NL"/>
          </w:rPr>
          <w:t>,</w:t>
        </w:r>
      </w:ins>
      <w:r w:rsidR="00192EA9">
        <w:rPr>
          <w:lang w:eastAsia="nl-NL"/>
        </w:rPr>
        <w:t xml:space="preserve"> omdat je het </w:t>
      </w:r>
      <w:ins w:id="63" w:author="Faber, H." w:date="2017-09-26T11:04:00Z">
        <w:r w:rsidR="001773F6">
          <w:rPr>
            <w:lang w:eastAsia="nl-NL"/>
          </w:rPr>
          <w:t>beter</w:t>
        </w:r>
      </w:ins>
      <w:del w:id="64" w:author="Faber, H." w:date="2017-09-26T11:04:00Z">
        <w:r w:rsidR="00192EA9" w:rsidDel="001773F6">
          <w:rPr>
            <w:lang w:eastAsia="nl-NL"/>
          </w:rPr>
          <w:delText>snelle</w:delText>
        </w:r>
      </w:del>
      <w:del w:id="65" w:author="Faber, H." w:date="2017-09-26T11:05:00Z">
        <w:r w:rsidR="00192EA9" w:rsidDel="001773F6">
          <w:rPr>
            <w:lang w:eastAsia="nl-NL"/>
          </w:rPr>
          <w:delText>r</w:delText>
        </w:r>
      </w:del>
      <w:r w:rsidR="00192EA9">
        <w:rPr>
          <w:lang w:eastAsia="nl-NL"/>
        </w:rPr>
        <w:t xml:space="preserve"> kunt lezen. </w:t>
      </w:r>
      <w:del w:id="66" w:author="Faber, H." w:date="2017-09-26T11:05:00Z">
        <w:r w:rsidR="00192EA9" w:rsidDel="001773F6">
          <w:rPr>
            <w:lang w:eastAsia="nl-NL"/>
          </w:rPr>
          <w:delText xml:space="preserve">Ook </w:delText>
        </w:r>
        <w:r w:rsidDel="001773F6">
          <w:rPr>
            <w:lang w:eastAsia="nl-NL"/>
          </w:rPr>
          <w:delText xml:space="preserve">anderen </w:delText>
        </w:r>
        <w:r w:rsidR="00192EA9" w:rsidDel="001773F6">
          <w:rPr>
            <w:lang w:eastAsia="nl-NL"/>
          </w:rPr>
          <w:delText xml:space="preserve">zullen </w:delText>
        </w:r>
        <w:r w:rsidDel="001773F6">
          <w:rPr>
            <w:lang w:eastAsia="nl-NL"/>
          </w:rPr>
          <w:delText xml:space="preserve">er blij mee </w:delText>
        </w:r>
        <w:commentRangeStart w:id="67"/>
        <w:r w:rsidDel="001773F6">
          <w:rPr>
            <w:lang w:eastAsia="nl-NL"/>
          </w:rPr>
          <w:delText>zijn</w:delText>
        </w:r>
      </w:del>
      <w:commentRangeEnd w:id="67"/>
      <w:r w:rsidR="001773F6">
        <w:rPr>
          <w:rStyle w:val="CommentReference"/>
        </w:rPr>
        <w:commentReference w:id="67"/>
      </w:r>
      <w:del w:id="68" w:author="Faber, H." w:date="2017-09-26T11:05:00Z">
        <w:r w:rsidDel="001773F6">
          <w:rPr>
            <w:lang w:eastAsia="nl-NL"/>
          </w:rPr>
          <w:delText>. Het is du</w:delText>
        </w:r>
        <w:r w:rsidR="004F29EC" w:rsidDel="001773F6">
          <w:rPr>
            <w:lang w:eastAsia="nl-NL"/>
          </w:rPr>
          <w:delText>s</w:delText>
        </w:r>
        <w:r w:rsidDel="001773F6">
          <w:rPr>
            <w:lang w:eastAsia="nl-NL"/>
          </w:rPr>
          <w:delText xml:space="preserve"> winst voor de programmeur en de collega’s van die programmeur.</w:delText>
        </w:r>
      </w:del>
    </w:p>
    <w:p w14:paraId="0A8E4D4E" w14:textId="77777777" w:rsidR="00192EA9" w:rsidRDefault="00192EA9">
      <w:pPr>
        <w:rPr>
          <w:lang w:eastAsia="nl-NL"/>
        </w:rPr>
      </w:pPr>
      <w:r>
        <w:rPr>
          <w:lang w:eastAsia="nl-NL"/>
        </w:rPr>
        <w:br w:type="page"/>
      </w:r>
    </w:p>
    <w:p w14:paraId="2617C723" w14:textId="4AE2753E" w:rsidR="007138EE" w:rsidRDefault="00192EA9" w:rsidP="00192EA9">
      <w:pPr>
        <w:pStyle w:val="Heading2"/>
        <w:rPr>
          <w:lang w:eastAsia="nl-NL"/>
        </w:rPr>
      </w:pPr>
      <w:bookmarkStart w:id="69" w:name="_Toc492989504"/>
      <w:r>
        <w:rPr>
          <w:lang w:eastAsia="nl-NL"/>
        </w:rPr>
        <w:lastRenderedPageBreak/>
        <w:t>Opdrachten en vragen</w:t>
      </w:r>
      <w:bookmarkEnd w:id="69"/>
    </w:p>
    <w:p w14:paraId="2CAB3F9B" w14:textId="7DBB3713" w:rsidR="00192EA9" w:rsidRDefault="006F4F19" w:rsidP="00DC307A">
      <w:pPr>
        <w:pStyle w:val="BodyText"/>
        <w:rPr>
          <w:lang w:eastAsia="nl-NL"/>
        </w:rPr>
      </w:pPr>
      <w:r>
        <w:rPr>
          <w:lang w:eastAsia="nl-NL"/>
        </w:rPr>
        <w:t>Voor dit onderdeel zijn</w:t>
      </w:r>
      <w:r w:rsidR="00192EA9">
        <w:rPr>
          <w:lang w:eastAsia="nl-NL"/>
        </w:rPr>
        <w:t xml:space="preserve"> er maar twee opdrachten:</w:t>
      </w:r>
    </w:p>
    <w:p w14:paraId="7FD85169" w14:textId="72FFB75C" w:rsidR="00192EA9" w:rsidRDefault="00192EA9" w:rsidP="00192EA9">
      <w:pPr>
        <w:pStyle w:val="ListParagraph"/>
        <w:numPr>
          <w:ilvl w:val="0"/>
          <w:numId w:val="28"/>
        </w:numPr>
        <w:rPr>
          <w:lang w:eastAsia="nl-NL"/>
        </w:rPr>
      </w:pPr>
      <w:r>
        <w:rPr>
          <w:lang w:eastAsia="nl-NL"/>
        </w:rPr>
        <w:t xml:space="preserve">Zorg dat je </w:t>
      </w:r>
      <w:commentRangeStart w:id="70"/>
      <w:r>
        <w:rPr>
          <w:lang w:eastAsia="nl-NL"/>
        </w:rPr>
        <w:t>bovenstaand</w:t>
      </w:r>
      <w:commentRangeEnd w:id="70"/>
      <w:r w:rsidR="001773F6">
        <w:rPr>
          <w:rStyle w:val="CommentReference"/>
        </w:rPr>
        <w:commentReference w:id="70"/>
      </w:r>
      <w:r>
        <w:rPr>
          <w:lang w:eastAsia="nl-NL"/>
        </w:rPr>
        <w:t xml:space="preserve"> hoofdstuk heb gelezen en begrepen.</w:t>
      </w:r>
    </w:p>
    <w:p w14:paraId="1EAFC517" w14:textId="244C6106" w:rsidR="00192EA9" w:rsidRPr="00192EA9" w:rsidRDefault="00192EA9" w:rsidP="00192EA9">
      <w:pPr>
        <w:pStyle w:val="ListParagraph"/>
        <w:numPr>
          <w:ilvl w:val="0"/>
          <w:numId w:val="28"/>
        </w:numPr>
        <w:rPr>
          <w:lang w:eastAsia="nl-NL"/>
        </w:rPr>
      </w:pPr>
      <w:r>
        <w:rPr>
          <w:lang w:eastAsia="nl-NL"/>
        </w:rPr>
        <w:t xml:space="preserve">Pas het netjes programmeren </w:t>
      </w:r>
      <w:r w:rsidR="006F4F19">
        <w:rPr>
          <w:lang w:eastAsia="nl-NL"/>
        </w:rPr>
        <w:t xml:space="preserve">altijd </w:t>
      </w:r>
      <w:r>
        <w:rPr>
          <w:lang w:eastAsia="nl-NL"/>
        </w:rPr>
        <w:t>toe!</w:t>
      </w:r>
    </w:p>
    <w:p w14:paraId="4ECCEAFA" w14:textId="572A3A6F" w:rsidR="00192EA9" w:rsidRDefault="00192EA9">
      <w:pPr>
        <w:rPr>
          <w:lang w:eastAsia="nl-NL"/>
        </w:rPr>
      </w:pPr>
      <w:r>
        <w:rPr>
          <w:lang w:eastAsia="nl-NL"/>
        </w:rPr>
        <w:br w:type="page"/>
      </w:r>
    </w:p>
    <w:p w14:paraId="47D328BE" w14:textId="77777777" w:rsidR="007138EE" w:rsidRDefault="007138EE" w:rsidP="007138EE">
      <w:pPr>
        <w:pStyle w:val="Heading1"/>
        <w:rPr>
          <w:rFonts w:eastAsia="Times New Roman"/>
          <w:lang w:eastAsia="nl-NL"/>
        </w:rPr>
      </w:pPr>
      <w:bookmarkStart w:id="71" w:name="_Toc492989505"/>
      <w:r>
        <w:rPr>
          <w:rFonts w:eastAsia="Times New Roman"/>
          <w:lang w:eastAsia="nl-NL"/>
        </w:rPr>
        <w:lastRenderedPageBreak/>
        <w:t>Debuggen en gebruik maken van breakpoints</w:t>
      </w:r>
      <w:bookmarkEnd w:id="71"/>
    </w:p>
    <w:p w14:paraId="0ACED0AD" w14:textId="77777777" w:rsidR="007138EE" w:rsidRPr="006F7482" w:rsidRDefault="007138EE" w:rsidP="00F32207">
      <w:pPr>
        <w:pStyle w:val="Heading2"/>
        <w:rPr>
          <w:lang w:eastAsia="nl-NL"/>
        </w:rPr>
      </w:pPr>
      <w:bookmarkStart w:id="72" w:name="_Toc492989506"/>
      <w:r>
        <w:rPr>
          <w:lang w:eastAsia="nl-NL"/>
        </w:rPr>
        <w:t>Bugs</w:t>
      </w:r>
      <w:bookmarkEnd w:id="72"/>
    </w:p>
    <w:p w14:paraId="3B28338C" w14:textId="50D27120" w:rsidR="007138EE" w:rsidRPr="008C66E3" w:rsidRDefault="007138EE" w:rsidP="00DC307A">
      <w:pPr>
        <w:pStyle w:val="BodyText"/>
        <w:rPr>
          <w:lang w:eastAsia="nl-NL"/>
        </w:rPr>
      </w:pPr>
      <w:r w:rsidRPr="008C66E3">
        <w:rPr>
          <w:lang w:eastAsia="nl-NL"/>
        </w:rPr>
        <w:t>Als we programmeren maken we altijd fouten. Dit is helaas onvermijdelijk. Om fout</w:t>
      </w:r>
      <w:r w:rsidR="00192EA9">
        <w:rPr>
          <w:lang w:eastAsia="nl-NL"/>
        </w:rPr>
        <w:t>en</w:t>
      </w:r>
      <w:r w:rsidRPr="008C66E3">
        <w:rPr>
          <w:lang w:eastAsia="nl-NL"/>
        </w:rPr>
        <w:t xml:space="preserve"> op te sporen hee</w:t>
      </w:r>
      <w:r>
        <w:rPr>
          <w:lang w:eastAsia="nl-NL"/>
        </w:rPr>
        <w:t>f</w:t>
      </w:r>
      <w:r w:rsidRPr="008C66E3">
        <w:rPr>
          <w:lang w:eastAsia="nl-NL"/>
        </w:rPr>
        <w:t xml:space="preserve">t </w:t>
      </w:r>
      <w:r w:rsidR="000D1466">
        <w:rPr>
          <w:lang w:eastAsia="nl-NL"/>
        </w:rPr>
        <w:t>Matlab</w:t>
      </w:r>
      <w:r w:rsidRPr="008C66E3">
        <w:rPr>
          <w:lang w:eastAsia="nl-NL"/>
        </w:rPr>
        <w:t xml:space="preserve"> een aantal hulpmiddelen. Voordat we beginnen is het belangrijk je te realiseren dat er twee soorten fouten</w:t>
      </w:r>
      <w:r>
        <w:rPr>
          <w:lang w:eastAsia="nl-NL"/>
        </w:rPr>
        <w:t xml:space="preserve"> zijn:</w:t>
      </w:r>
    </w:p>
    <w:p w14:paraId="26D08E58" w14:textId="77777777" w:rsidR="007138EE" w:rsidRPr="008C66E3" w:rsidRDefault="007138EE" w:rsidP="007138EE">
      <w:pPr>
        <w:pStyle w:val="ListParagraph"/>
        <w:numPr>
          <w:ilvl w:val="0"/>
          <w:numId w:val="19"/>
        </w:numPr>
        <w:shd w:val="clear" w:color="auto" w:fill="FFFFFF"/>
        <w:spacing w:after="0" w:line="240" w:lineRule="auto"/>
        <w:rPr>
          <w:rFonts w:eastAsia="Times New Roman" w:cs="Arial"/>
          <w:szCs w:val="27"/>
          <w:lang w:eastAsia="nl-NL"/>
        </w:rPr>
      </w:pPr>
      <w:r w:rsidRPr="008C66E3">
        <w:rPr>
          <w:rFonts w:eastAsia="Times New Roman" w:cs="Arial"/>
          <w:szCs w:val="27"/>
          <w:lang w:eastAsia="nl-NL"/>
        </w:rPr>
        <w:t>Syntax fouten</w:t>
      </w:r>
    </w:p>
    <w:p w14:paraId="29F17DF1" w14:textId="77777777" w:rsidR="007138EE" w:rsidRPr="008C66E3" w:rsidRDefault="007138EE" w:rsidP="007138EE">
      <w:pPr>
        <w:pStyle w:val="ListParagraph"/>
        <w:numPr>
          <w:ilvl w:val="0"/>
          <w:numId w:val="19"/>
        </w:numPr>
        <w:shd w:val="clear" w:color="auto" w:fill="FFFFFF"/>
        <w:spacing w:after="0" w:line="240" w:lineRule="auto"/>
        <w:rPr>
          <w:rFonts w:eastAsia="Times New Roman" w:cs="Arial"/>
          <w:szCs w:val="27"/>
          <w:lang w:eastAsia="nl-NL"/>
        </w:rPr>
      </w:pPr>
      <w:r w:rsidRPr="008C66E3">
        <w:rPr>
          <w:rFonts w:eastAsia="Times New Roman" w:cs="Arial"/>
          <w:szCs w:val="27"/>
          <w:lang w:eastAsia="nl-NL"/>
        </w:rPr>
        <w:t>Programmeerfouten</w:t>
      </w:r>
    </w:p>
    <w:p w14:paraId="30795454" w14:textId="77777777" w:rsidR="007138EE" w:rsidRPr="008C66E3" w:rsidRDefault="007138EE" w:rsidP="007138EE">
      <w:pPr>
        <w:shd w:val="clear" w:color="auto" w:fill="FFFFFF"/>
        <w:spacing w:after="0" w:line="240" w:lineRule="auto"/>
        <w:rPr>
          <w:rFonts w:eastAsia="Times New Roman" w:cs="Arial"/>
          <w:szCs w:val="27"/>
          <w:lang w:eastAsia="nl-NL"/>
        </w:rPr>
      </w:pPr>
    </w:p>
    <w:p w14:paraId="753279FE" w14:textId="77777777" w:rsidR="00F32207" w:rsidRPr="00F32207" w:rsidRDefault="007138EE" w:rsidP="006C62D7">
      <w:pPr>
        <w:pStyle w:val="Heading2"/>
        <w:rPr>
          <w:rStyle w:val="Heading2Char"/>
          <w:sz w:val="32"/>
          <w:szCs w:val="32"/>
          <w:lang w:eastAsia="nl-NL"/>
        </w:rPr>
      </w:pPr>
      <w:bookmarkStart w:id="73" w:name="_Toc492989507"/>
      <w:r w:rsidRPr="00F32207">
        <w:rPr>
          <w:rStyle w:val="Heading2Char"/>
        </w:rPr>
        <w:t>Syntax fouten</w:t>
      </w:r>
      <w:bookmarkEnd w:id="73"/>
      <w:r w:rsidRPr="00F32207">
        <w:rPr>
          <w:rStyle w:val="Heading2Char"/>
        </w:rPr>
        <w:t xml:space="preserve"> </w:t>
      </w:r>
    </w:p>
    <w:p w14:paraId="39A4E2D2" w14:textId="31C1447D" w:rsidR="007138EE" w:rsidRPr="008C66E3" w:rsidRDefault="00F32207" w:rsidP="00DC307A">
      <w:pPr>
        <w:pStyle w:val="BodyText"/>
        <w:rPr>
          <w:lang w:eastAsia="nl-NL"/>
        </w:rPr>
      </w:pPr>
      <w:r>
        <w:rPr>
          <w:lang w:eastAsia="nl-NL"/>
        </w:rPr>
        <w:t xml:space="preserve">Syntax fouten </w:t>
      </w:r>
      <w:r w:rsidR="007138EE" w:rsidRPr="008C66E3">
        <w:rPr>
          <w:lang w:eastAsia="nl-NL"/>
        </w:rPr>
        <w:t xml:space="preserve">zijn fouten in de manier waarop je een commando invoert. </w:t>
      </w:r>
      <w:r w:rsidR="000D1466">
        <w:rPr>
          <w:lang w:eastAsia="nl-NL"/>
        </w:rPr>
        <w:t>Matlab</w:t>
      </w:r>
      <w:r w:rsidR="007138EE" w:rsidRPr="008C66E3">
        <w:rPr>
          <w:lang w:eastAsia="nl-NL"/>
        </w:rPr>
        <w:t xml:space="preserve"> zal je vertellen dat er iets mis is. Bijvoorbeeld:</w:t>
      </w:r>
    </w:p>
    <w:p w14:paraId="2B47CCE9" w14:textId="77777777" w:rsidR="007138EE" w:rsidRPr="008C66E3" w:rsidRDefault="007138EE" w:rsidP="007138EE">
      <w:pPr>
        <w:pStyle w:val="ListParagraph"/>
        <w:numPr>
          <w:ilvl w:val="0"/>
          <w:numId w:val="18"/>
        </w:numPr>
        <w:shd w:val="clear" w:color="auto" w:fill="FFFFFF"/>
        <w:spacing w:after="0" w:line="240" w:lineRule="auto"/>
        <w:rPr>
          <w:rFonts w:eastAsia="Times New Roman" w:cs="Arial"/>
          <w:szCs w:val="27"/>
          <w:lang w:eastAsia="nl-NL"/>
        </w:rPr>
      </w:pPr>
      <w:r w:rsidRPr="008C66E3">
        <w:rPr>
          <w:rFonts w:eastAsia="Times New Roman" w:cs="Arial"/>
          <w:szCs w:val="27"/>
          <w:lang w:eastAsia="nl-NL"/>
        </w:rPr>
        <w:t>Het vergeten van een haakje</w:t>
      </w:r>
    </w:p>
    <w:p w14:paraId="7C8CC9ED" w14:textId="77777777" w:rsidR="007138EE" w:rsidRPr="008C66E3" w:rsidRDefault="007138EE" w:rsidP="007138EE">
      <w:pPr>
        <w:pStyle w:val="ListParagraph"/>
        <w:numPr>
          <w:ilvl w:val="0"/>
          <w:numId w:val="18"/>
        </w:numPr>
        <w:shd w:val="clear" w:color="auto" w:fill="FFFFFF"/>
        <w:spacing w:after="0" w:line="240" w:lineRule="auto"/>
        <w:rPr>
          <w:rFonts w:eastAsia="Times New Roman" w:cs="Arial"/>
          <w:szCs w:val="27"/>
          <w:lang w:eastAsia="nl-NL"/>
        </w:rPr>
      </w:pPr>
      <w:r w:rsidRPr="008C66E3">
        <w:rPr>
          <w:rFonts w:eastAsia="Times New Roman" w:cs="Arial"/>
          <w:szCs w:val="27"/>
          <w:lang w:eastAsia="nl-NL"/>
        </w:rPr>
        <w:t>De naam van een variabelen verkeerd spellen</w:t>
      </w:r>
    </w:p>
    <w:p w14:paraId="402B8DA5" w14:textId="77777777" w:rsidR="007138EE" w:rsidRPr="008C66E3" w:rsidRDefault="007138EE" w:rsidP="007138EE">
      <w:pPr>
        <w:pStyle w:val="ListParagraph"/>
        <w:numPr>
          <w:ilvl w:val="0"/>
          <w:numId w:val="18"/>
        </w:numPr>
        <w:shd w:val="clear" w:color="auto" w:fill="FFFFFF"/>
        <w:spacing w:after="0" w:line="240" w:lineRule="auto"/>
        <w:rPr>
          <w:rFonts w:eastAsia="Times New Roman" w:cs="Arial"/>
          <w:szCs w:val="27"/>
          <w:lang w:eastAsia="nl-NL"/>
        </w:rPr>
      </w:pPr>
      <w:r w:rsidRPr="008C66E3">
        <w:rPr>
          <w:rFonts w:eastAsia="Times New Roman" w:cs="Arial"/>
          <w:szCs w:val="27"/>
          <w:lang w:eastAsia="nl-NL"/>
        </w:rPr>
        <w:t>Een niet bestaande functie aanroepen</w:t>
      </w:r>
    </w:p>
    <w:p w14:paraId="61E5D937" w14:textId="77777777" w:rsidR="007138EE" w:rsidRPr="008C66E3" w:rsidRDefault="007138EE" w:rsidP="007138EE">
      <w:pPr>
        <w:shd w:val="clear" w:color="auto" w:fill="FFFFFF"/>
        <w:spacing w:after="0" w:line="240" w:lineRule="auto"/>
        <w:rPr>
          <w:rFonts w:eastAsia="Times New Roman" w:cs="Arial"/>
          <w:szCs w:val="27"/>
          <w:lang w:eastAsia="nl-NL"/>
        </w:rPr>
      </w:pPr>
    </w:p>
    <w:p w14:paraId="49CB10DC" w14:textId="54182E6B" w:rsidR="007138EE" w:rsidRPr="008C66E3" w:rsidRDefault="007138EE" w:rsidP="00DC307A">
      <w:pPr>
        <w:pStyle w:val="BodyText"/>
        <w:rPr>
          <w:lang w:eastAsia="nl-NL"/>
        </w:rPr>
      </w:pPr>
      <w:r w:rsidRPr="008C66E3">
        <w:rPr>
          <w:lang w:eastAsia="nl-NL"/>
        </w:rPr>
        <w:t>Als je het programma probeert te runnen</w:t>
      </w:r>
      <w:r>
        <w:rPr>
          <w:lang w:eastAsia="nl-NL"/>
        </w:rPr>
        <w:t>,</w:t>
      </w:r>
      <w:r w:rsidRPr="008C66E3">
        <w:rPr>
          <w:lang w:eastAsia="nl-NL"/>
        </w:rPr>
        <w:t xml:space="preserve"> zal </w:t>
      </w:r>
      <w:r w:rsidR="000D1466">
        <w:rPr>
          <w:lang w:eastAsia="nl-NL"/>
        </w:rPr>
        <w:t>Matlab</w:t>
      </w:r>
      <w:r w:rsidRPr="008C66E3">
        <w:rPr>
          <w:lang w:eastAsia="nl-NL"/>
        </w:rPr>
        <w:t xml:space="preserve"> </w:t>
      </w:r>
      <w:del w:id="74" w:author="Faber, H." w:date="2017-09-26T11:08:00Z">
        <w:r w:rsidRPr="008C66E3" w:rsidDel="00BE3CA6">
          <w:rPr>
            <w:lang w:eastAsia="nl-NL"/>
          </w:rPr>
          <w:delText xml:space="preserve">ook </w:delText>
        </w:r>
      </w:del>
      <w:r w:rsidRPr="008C66E3">
        <w:rPr>
          <w:lang w:eastAsia="nl-NL"/>
        </w:rPr>
        <w:t>een foutmelding geven</w:t>
      </w:r>
      <w:r>
        <w:rPr>
          <w:lang w:eastAsia="nl-NL"/>
        </w:rPr>
        <w:t>.</w:t>
      </w:r>
      <w:r w:rsidRPr="008C66E3">
        <w:rPr>
          <w:lang w:eastAsia="nl-NL"/>
        </w:rPr>
        <w:t xml:space="preserve"> De </w:t>
      </w:r>
      <w:r w:rsidR="000D1466">
        <w:rPr>
          <w:lang w:eastAsia="nl-NL"/>
        </w:rPr>
        <w:t>Matlab</w:t>
      </w:r>
      <w:r w:rsidRPr="008C66E3">
        <w:rPr>
          <w:lang w:eastAsia="nl-NL"/>
        </w:rPr>
        <w:t xml:space="preserve"> editor helpt je hier ook bij</w:t>
      </w:r>
      <w:r w:rsidR="00F32207">
        <w:rPr>
          <w:lang w:eastAsia="nl-NL"/>
        </w:rPr>
        <w:t xml:space="preserve"> (zie </w:t>
      </w:r>
      <w:r w:rsidR="00F32207">
        <w:rPr>
          <w:lang w:eastAsia="nl-NL"/>
        </w:rPr>
        <w:fldChar w:fldCharType="begin"/>
      </w:r>
      <w:r w:rsidR="00F32207">
        <w:rPr>
          <w:lang w:eastAsia="nl-NL"/>
        </w:rPr>
        <w:instrText xml:space="preserve"> REF _Ref492905195 \h </w:instrText>
      </w:r>
      <w:r w:rsidR="00F32207">
        <w:rPr>
          <w:lang w:eastAsia="nl-NL"/>
        </w:rPr>
      </w:r>
      <w:r w:rsidR="00F32207">
        <w:rPr>
          <w:lang w:eastAsia="nl-NL"/>
        </w:rPr>
        <w:fldChar w:fldCharType="separate"/>
      </w:r>
      <w:r w:rsidR="00C04261">
        <w:t xml:space="preserve">Figuur </w:t>
      </w:r>
      <w:r w:rsidR="00C04261">
        <w:rPr>
          <w:noProof/>
        </w:rPr>
        <w:t>3</w:t>
      </w:r>
      <w:r w:rsidR="00F32207">
        <w:rPr>
          <w:lang w:eastAsia="nl-NL"/>
        </w:rPr>
        <w:fldChar w:fldCharType="end"/>
      </w:r>
      <w:r w:rsidR="00F32207">
        <w:rPr>
          <w:lang w:eastAsia="nl-NL"/>
        </w:rPr>
        <w:t>)</w:t>
      </w:r>
      <w:r w:rsidRPr="008C66E3">
        <w:rPr>
          <w:lang w:eastAsia="nl-NL"/>
        </w:rPr>
        <w:t>. Als je ergens een haakje bent vergeten of een andere fout hebt gemaakt</w:t>
      </w:r>
      <w:ins w:id="75" w:author="Faber, H." w:date="2017-09-26T11:08:00Z">
        <w:r w:rsidR="00BE3CA6">
          <w:rPr>
            <w:lang w:eastAsia="nl-NL"/>
          </w:rPr>
          <w:t>,</w:t>
        </w:r>
      </w:ins>
      <w:r w:rsidRPr="008C66E3">
        <w:rPr>
          <w:lang w:eastAsia="nl-NL"/>
        </w:rPr>
        <w:t xml:space="preserve"> geeft </w:t>
      </w:r>
      <w:r w:rsidR="000D1466">
        <w:rPr>
          <w:lang w:eastAsia="nl-NL"/>
        </w:rPr>
        <w:t>Matlab</w:t>
      </w:r>
      <w:r w:rsidRPr="008C66E3">
        <w:rPr>
          <w:lang w:eastAsia="nl-NL"/>
        </w:rPr>
        <w:t xml:space="preserve"> dit aan met rode en oranje kleurtjes aan de rechterkant van de code</w:t>
      </w:r>
      <w:ins w:id="76" w:author="Faber, H." w:date="2017-09-26T11:08:00Z">
        <w:r w:rsidR="00BE3CA6">
          <w:rPr>
            <w:lang w:eastAsia="nl-NL"/>
          </w:rPr>
          <w:t xml:space="preserve"> en in de code zelf</w:t>
        </w:r>
      </w:ins>
      <w:r w:rsidRPr="008C66E3">
        <w:rPr>
          <w:lang w:eastAsia="nl-NL"/>
        </w:rPr>
        <w:t>:</w:t>
      </w:r>
    </w:p>
    <w:p w14:paraId="0E52A7C2" w14:textId="77777777" w:rsidR="007138EE" w:rsidRDefault="007138EE" w:rsidP="007138EE">
      <w:pPr>
        <w:shd w:val="clear" w:color="auto" w:fill="FFFFFF"/>
        <w:spacing w:after="0" w:line="240" w:lineRule="auto"/>
        <w:rPr>
          <w:rFonts w:eastAsia="Times New Roman" w:cs="Arial"/>
          <w:sz w:val="20"/>
          <w:szCs w:val="27"/>
          <w:lang w:eastAsia="nl-NL"/>
        </w:rPr>
      </w:pPr>
    </w:p>
    <w:p w14:paraId="6D385DAC" w14:textId="77777777" w:rsidR="004F29EC" w:rsidRDefault="007138EE" w:rsidP="004F29EC">
      <w:pPr>
        <w:keepNext/>
        <w:shd w:val="clear" w:color="auto" w:fill="FFFFFF"/>
        <w:spacing w:after="0" w:line="240" w:lineRule="auto"/>
        <w:jc w:val="center"/>
      </w:pPr>
      <w:r w:rsidRPr="004F29EC">
        <w:rPr>
          <w:rFonts w:eastAsia="Times New Roman" w:cs="Arial"/>
          <w:i/>
          <w:noProof/>
          <w:color w:val="FF0000"/>
          <w:sz w:val="20"/>
          <w:szCs w:val="27"/>
          <w:lang w:val="en-US"/>
        </w:rPr>
        <w:drawing>
          <wp:inline distT="0" distB="0" distL="0" distR="0" wp14:anchorId="4310D6A7" wp14:editId="317F57C6">
            <wp:extent cx="5760720" cy="2484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akjesfoutEngoed.png"/>
                    <pic:cNvPicPr/>
                  </pic:nvPicPr>
                  <pic:blipFill rotWithShape="1">
                    <a:blip r:embed="rId15">
                      <a:extLst>
                        <a:ext uri="{28A0092B-C50C-407E-A947-70E740481C1C}">
                          <a14:useLocalDpi xmlns:a14="http://schemas.microsoft.com/office/drawing/2010/main" val="0"/>
                        </a:ext>
                      </a:extLst>
                    </a:blip>
                    <a:srcRect t="31687"/>
                    <a:stretch/>
                  </pic:blipFill>
                  <pic:spPr bwMode="auto">
                    <a:xfrm>
                      <a:off x="0" y="0"/>
                      <a:ext cx="5760720" cy="2484755"/>
                    </a:xfrm>
                    <a:prstGeom prst="rect">
                      <a:avLst/>
                    </a:prstGeom>
                    <a:ln>
                      <a:noFill/>
                    </a:ln>
                    <a:extLst>
                      <a:ext uri="{53640926-AAD7-44D8-BBD7-CCE9431645EC}">
                        <a14:shadowObscured xmlns:a14="http://schemas.microsoft.com/office/drawing/2010/main"/>
                      </a:ext>
                    </a:extLst>
                  </pic:spPr>
                </pic:pic>
              </a:graphicData>
            </a:graphic>
          </wp:inline>
        </w:drawing>
      </w:r>
    </w:p>
    <w:p w14:paraId="3EB99650" w14:textId="77777777" w:rsidR="00BE3CA6" w:rsidRDefault="004F29EC" w:rsidP="004F29EC">
      <w:pPr>
        <w:pStyle w:val="Caption"/>
        <w:jc w:val="center"/>
        <w:rPr>
          <w:ins w:id="77" w:author="Faber, H." w:date="2017-09-26T11:09:00Z"/>
        </w:rPr>
      </w:pPr>
      <w:bookmarkStart w:id="78" w:name="_Ref492905195"/>
      <w:r>
        <w:t xml:space="preserve">Figuur </w:t>
      </w:r>
      <w:fldSimple w:instr=" SEQ Figuur \* ARABIC ">
        <w:r w:rsidR="00261D27">
          <w:rPr>
            <w:noProof/>
          </w:rPr>
          <w:t>3</w:t>
        </w:r>
      </w:fldSimple>
      <w:bookmarkEnd w:id="78"/>
      <w:r>
        <w:t>: een voorbeeld met haakjes</w:t>
      </w:r>
      <w:r w:rsidR="00F32207">
        <w:t xml:space="preserve">. Aan de rechterkant van het bovenste script zie je rode blokjes. </w:t>
      </w:r>
      <w:r w:rsidR="000D1466">
        <w:t>Matlab</w:t>
      </w:r>
      <w:r w:rsidR="00F32207">
        <w:t xml:space="preserve"> geeft hier aan dat er iets fout gaat. Dit helpt de programmeur snel fouten te herkennen</w:t>
      </w:r>
    </w:p>
    <w:p w14:paraId="13FA7D2B" w14:textId="1F57267D" w:rsidR="007138EE" w:rsidRDefault="00BE3CA6">
      <w:pPr>
        <w:pStyle w:val="Caption"/>
        <w:rPr>
          <w:rFonts w:eastAsia="Times New Roman" w:cs="Arial"/>
          <w:color w:val="FF0000"/>
          <w:sz w:val="20"/>
          <w:szCs w:val="27"/>
          <w:lang w:eastAsia="nl-NL"/>
        </w:rPr>
        <w:pPrChange w:id="79" w:author="Faber, H." w:date="2017-09-26T11:10:00Z">
          <w:pPr>
            <w:pStyle w:val="Caption"/>
            <w:jc w:val="center"/>
          </w:pPr>
        </w:pPrChange>
      </w:pPr>
      <w:ins w:id="80" w:author="Faber, H." w:date="2017-09-26T11:10:00Z">
        <w:r w:rsidRPr="00BE3CA6">
          <w:rPr>
            <w:b/>
            <w:i w:val="0"/>
            <w:rPrChange w:id="81" w:author="Faber, H." w:date="2017-09-26T11:11:00Z">
              <w:rPr>
                <w:i w:val="0"/>
              </w:rPr>
            </w:rPrChange>
          </w:rPr>
          <w:t>Tik beide programma’s over en run ze allebei. Waar zit precies de fout in het tweede programma?</w:t>
        </w:r>
      </w:ins>
      <w:r w:rsidR="00F32207">
        <w:t>.</w:t>
      </w:r>
    </w:p>
    <w:p w14:paraId="440F0041" w14:textId="50B7A0F9" w:rsidR="00F32207" w:rsidRDefault="00F32207" w:rsidP="00F32207">
      <w:pPr>
        <w:pStyle w:val="Heading2"/>
        <w:rPr>
          <w:lang w:eastAsia="nl-NL"/>
        </w:rPr>
      </w:pPr>
      <w:bookmarkStart w:id="82" w:name="_Toc492989508"/>
      <w:r>
        <w:rPr>
          <w:lang w:eastAsia="nl-NL"/>
        </w:rPr>
        <w:t>Programmeerfouten</w:t>
      </w:r>
      <w:bookmarkEnd w:id="82"/>
    </w:p>
    <w:p w14:paraId="1B57B634" w14:textId="160185B0" w:rsidR="00F32207" w:rsidRDefault="007138EE" w:rsidP="00DC307A">
      <w:pPr>
        <w:pStyle w:val="BodyText"/>
        <w:rPr>
          <w:lang w:eastAsia="nl-NL"/>
        </w:rPr>
      </w:pPr>
      <w:r w:rsidRPr="00F32207">
        <w:rPr>
          <w:lang w:eastAsia="nl-NL"/>
        </w:rPr>
        <w:t>Programmeerfouten</w:t>
      </w:r>
      <w:r w:rsidRPr="008C66E3">
        <w:rPr>
          <w:lang w:eastAsia="nl-NL"/>
        </w:rPr>
        <w:t xml:space="preserve"> zorg</w:t>
      </w:r>
      <w:r>
        <w:rPr>
          <w:lang w:eastAsia="nl-NL"/>
        </w:rPr>
        <w:t>en</w:t>
      </w:r>
      <w:r w:rsidRPr="008C66E3">
        <w:rPr>
          <w:lang w:eastAsia="nl-NL"/>
        </w:rPr>
        <w:t xml:space="preserve"> dat het programma iets anders doet dan je zou willen. Hierbij kan het zelfs gebeuren dat </w:t>
      </w:r>
      <w:r w:rsidRPr="00F32207">
        <w:rPr>
          <w:lang w:eastAsia="nl-NL"/>
        </w:rPr>
        <w:t xml:space="preserve">er </w:t>
      </w:r>
      <w:r w:rsidRPr="00F32207">
        <w:rPr>
          <w:u w:val="single"/>
          <w:lang w:eastAsia="nl-NL"/>
        </w:rPr>
        <w:t>geen foutmelding komt</w:t>
      </w:r>
      <w:r w:rsidRPr="008C66E3">
        <w:rPr>
          <w:lang w:eastAsia="nl-NL"/>
        </w:rPr>
        <w:t xml:space="preserve">. </w:t>
      </w:r>
      <w:r w:rsidR="00F32207">
        <w:rPr>
          <w:lang w:eastAsia="nl-NL"/>
        </w:rPr>
        <w:t xml:space="preserve">Dat betekent dat jij, de programmeur, denkt dat jouw programma werkt, terwijl </w:t>
      </w:r>
      <w:ins w:id="83" w:author="Faber, H." w:date="2017-09-26T11:11:00Z">
        <w:r w:rsidR="00621754">
          <w:rPr>
            <w:lang w:eastAsia="nl-NL"/>
          </w:rPr>
          <w:t xml:space="preserve">er </w:t>
        </w:r>
      </w:ins>
      <w:r w:rsidR="00F32207">
        <w:rPr>
          <w:lang w:eastAsia="nl-NL"/>
        </w:rPr>
        <w:t xml:space="preserve">in werkelijkheid </w:t>
      </w:r>
      <w:ins w:id="84" w:author="Faber, H." w:date="2017-09-26T11:11:00Z">
        <w:r w:rsidR="00621754">
          <w:rPr>
            <w:lang w:eastAsia="nl-NL"/>
          </w:rPr>
          <w:t xml:space="preserve">niets van </w:t>
        </w:r>
      </w:ins>
      <w:r w:rsidR="00F32207">
        <w:rPr>
          <w:lang w:eastAsia="nl-NL"/>
        </w:rPr>
        <w:t>klopt</w:t>
      </w:r>
      <w:del w:id="85" w:author="Faber, H." w:date="2017-09-26T11:11:00Z">
        <w:r w:rsidR="00F32207" w:rsidDel="00621754">
          <w:rPr>
            <w:lang w:eastAsia="nl-NL"/>
          </w:rPr>
          <w:delText xml:space="preserve"> er niets van</w:delText>
        </w:r>
      </w:del>
      <w:r w:rsidR="00F32207">
        <w:rPr>
          <w:lang w:eastAsia="nl-NL"/>
        </w:rPr>
        <w:t xml:space="preserve">. Dat is hetzelfde als denken dat je naar huis reist, maar aan het einde van je reis aan de andere kant van het land bent. Je bent dan van A naar B </w:t>
      </w:r>
      <w:r w:rsidR="006C62D7">
        <w:rPr>
          <w:lang w:eastAsia="nl-NL"/>
        </w:rPr>
        <w:t>gereisd</w:t>
      </w:r>
      <w:r w:rsidR="00F32207">
        <w:rPr>
          <w:lang w:eastAsia="nl-NL"/>
        </w:rPr>
        <w:t xml:space="preserve">, </w:t>
      </w:r>
      <w:ins w:id="86" w:author="Faber, H." w:date="2017-09-26T11:11:00Z">
        <w:r w:rsidR="00621754">
          <w:rPr>
            <w:lang w:eastAsia="nl-NL"/>
          </w:rPr>
          <w:t xml:space="preserve">de reis is technisch gesproken goed gegaan, je hebt geen ongelukken gehad, </w:t>
        </w:r>
      </w:ins>
      <w:r w:rsidR="00F32207">
        <w:rPr>
          <w:lang w:eastAsia="nl-NL"/>
        </w:rPr>
        <w:t xml:space="preserve">maar </w:t>
      </w:r>
      <w:ins w:id="87" w:author="Faber, H." w:date="2017-09-26T11:12:00Z">
        <w:r w:rsidR="00621754">
          <w:rPr>
            <w:lang w:eastAsia="nl-NL"/>
          </w:rPr>
          <w:t xml:space="preserve">je </w:t>
        </w:r>
      </w:ins>
      <w:r w:rsidR="00F32207">
        <w:rPr>
          <w:lang w:eastAsia="nl-NL"/>
        </w:rPr>
        <w:t xml:space="preserve">had bij C moeten uitkomen. </w:t>
      </w:r>
    </w:p>
    <w:p w14:paraId="4CA43DFE" w14:textId="26FEE9EF" w:rsidR="00F32207" w:rsidRDefault="00F32207" w:rsidP="00DC307A">
      <w:pPr>
        <w:pStyle w:val="BodyText"/>
        <w:rPr>
          <w:lang w:eastAsia="nl-NL"/>
        </w:rPr>
      </w:pPr>
      <w:r>
        <w:rPr>
          <w:lang w:eastAsia="nl-NL"/>
        </w:rPr>
        <w:lastRenderedPageBreak/>
        <w:t xml:space="preserve">Misschien heb je het nu nog niet door, maar dit type fouten zijn de ergste </w:t>
      </w:r>
      <w:del w:id="88" w:author="Faber, H." w:date="2017-09-26T11:12:00Z">
        <w:r w:rsidDel="00556B25">
          <w:rPr>
            <w:lang w:eastAsia="nl-NL"/>
          </w:rPr>
          <w:delText xml:space="preserve">fouten </w:delText>
        </w:r>
      </w:del>
      <w:r>
        <w:rPr>
          <w:lang w:eastAsia="nl-NL"/>
        </w:rPr>
        <w:t xml:space="preserve">die je kunt krijgen </w:t>
      </w:r>
      <w:del w:id="89" w:author="Faber, H." w:date="2017-09-26T11:12:00Z">
        <w:r w:rsidDel="00556B25">
          <w:rPr>
            <w:lang w:eastAsia="nl-NL"/>
          </w:rPr>
          <w:delText xml:space="preserve">als programmeur </w:delText>
        </w:r>
      </w:del>
      <w:r>
        <w:rPr>
          <w:lang w:eastAsia="nl-NL"/>
        </w:rPr>
        <w:t>en ze zijn onvermijdelijk! Sterker nog</w:t>
      </w:r>
      <w:r w:rsidR="002D7852">
        <w:rPr>
          <w:lang w:eastAsia="nl-NL"/>
        </w:rPr>
        <w:t>,</w:t>
      </w:r>
      <w:r>
        <w:rPr>
          <w:lang w:eastAsia="nl-NL"/>
        </w:rPr>
        <w:t xml:space="preserve"> je zult straks voorbeeldprogramma’s zien waar jij de fouten uit moet gaan halen.</w:t>
      </w:r>
    </w:p>
    <w:p w14:paraId="058C5263" w14:textId="4E8E3D86" w:rsidR="00F32207" w:rsidRDefault="00F32207" w:rsidP="00F32207">
      <w:pPr>
        <w:pStyle w:val="Heading3"/>
        <w:rPr>
          <w:lang w:eastAsia="nl-NL"/>
        </w:rPr>
      </w:pPr>
      <w:bookmarkStart w:id="90" w:name="_Toc492989509"/>
      <w:r>
        <w:rPr>
          <w:lang w:eastAsia="nl-NL"/>
        </w:rPr>
        <w:t>Voorbeeld van een programmeerfout</w:t>
      </w:r>
      <w:bookmarkEnd w:id="90"/>
    </w:p>
    <w:p w14:paraId="6425D30C" w14:textId="461380D3" w:rsidR="007138EE" w:rsidRPr="004361E8" w:rsidRDefault="007138EE" w:rsidP="00DC307A">
      <w:pPr>
        <w:pStyle w:val="BodyText"/>
        <w:rPr>
          <w:lang w:eastAsia="nl-NL"/>
        </w:rPr>
      </w:pPr>
      <w:r>
        <w:rPr>
          <w:lang w:eastAsia="nl-NL"/>
        </w:rPr>
        <w:t xml:space="preserve">Hieronder is een voorbeeld gegeven waarbij de code op zich werkt, maar er </w:t>
      </w:r>
      <w:ins w:id="91" w:author="Faber, H." w:date="2017-09-26T11:39:00Z">
        <w:r w:rsidR="009A1197">
          <w:rPr>
            <w:lang w:eastAsia="nl-NL"/>
          </w:rPr>
          <w:t>zit</w:t>
        </w:r>
      </w:ins>
      <w:del w:id="92" w:author="Faber, H." w:date="2017-09-26T11:39:00Z">
        <w:r w:rsidDel="009A1197">
          <w:rPr>
            <w:lang w:eastAsia="nl-NL"/>
          </w:rPr>
          <w:delText>is</w:delText>
        </w:r>
      </w:del>
      <w:r>
        <w:rPr>
          <w:lang w:eastAsia="nl-NL"/>
        </w:rPr>
        <w:t xml:space="preserve"> een fout in de gebruikte formule voor de oppervlakte van een cirkel.</w:t>
      </w:r>
    </w:p>
    <w:p w14:paraId="1A1E50A6" w14:textId="77777777" w:rsidR="007138EE" w:rsidRDefault="007138EE" w:rsidP="007138EE">
      <w:pPr>
        <w:shd w:val="clear" w:color="auto" w:fill="FFFFFF"/>
        <w:spacing w:after="0" w:line="240" w:lineRule="auto"/>
        <w:rPr>
          <w:rFonts w:eastAsia="Times New Roman" w:cs="Arial"/>
          <w:sz w:val="20"/>
          <w:szCs w:val="27"/>
          <w:lang w:eastAsia="nl-NL"/>
        </w:rPr>
      </w:pPr>
    </w:p>
    <w:p w14:paraId="0F4EE94E" w14:textId="77777777" w:rsidR="004F29EC" w:rsidRDefault="007138EE" w:rsidP="004F29EC">
      <w:pPr>
        <w:keepNext/>
        <w:shd w:val="clear" w:color="auto" w:fill="FFFFFF"/>
        <w:spacing w:after="0" w:line="240" w:lineRule="auto"/>
      </w:pPr>
      <w:r>
        <w:rPr>
          <w:rFonts w:eastAsia="Times New Roman" w:cs="Arial"/>
          <w:noProof/>
          <w:sz w:val="20"/>
          <w:szCs w:val="27"/>
          <w:lang w:val="en-US"/>
        </w:rPr>
        <w:drawing>
          <wp:inline distT="0" distB="0" distL="0" distR="0" wp14:anchorId="5672BD3E" wp14:editId="0AD2E3D8">
            <wp:extent cx="5760720" cy="1957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gFoutje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1957705"/>
                    </a:xfrm>
                    <a:prstGeom prst="rect">
                      <a:avLst/>
                    </a:prstGeom>
                  </pic:spPr>
                </pic:pic>
              </a:graphicData>
            </a:graphic>
          </wp:inline>
        </w:drawing>
      </w:r>
    </w:p>
    <w:p w14:paraId="1808A941" w14:textId="01207670" w:rsidR="007138EE" w:rsidRDefault="004F29EC" w:rsidP="004F29EC">
      <w:pPr>
        <w:pStyle w:val="Caption"/>
        <w:jc w:val="center"/>
        <w:rPr>
          <w:rFonts w:eastAsia="Times New Roman" w:cs="Arial"/>
          <w:sz w:val="20"/>
          <w:szCs w:val="27"/>
          <w:lang w:eastAsia="nl-NL"/>
        </w:rPr>
      </w:pPr>
      <w:r>
        <w:t xml:space="preserve">Figuur </w:t>
      </w:r>
      <w:fldSimple w:instr=" SEQ Figuur \* ARABIC ">
        <w:r w:rsidR="00261D27">
          <w:rPr>
            <w:noProof/>
          </w:rPr>
          <w:t>4</w:t>
        </w:r>
      </w:fldSimple>
      <w:r>
        <w:t>: een programmeerfout</w:t>
      </w:r>
    </w:p>
    <w:p w14:paraId="21D3FEED" w14:textId="62EB652D" w:rsidR="007138EE" w:rsidRPr="008C66E3" w:rsidRDefault="007138EE" w:rsidP="00DC307A">
      <w:pPr>
        <w:pStyle w:val="BodyText"/>
        <w:rPr>
          <w:lang w:eastAsia="nl-NL"/>
        </w:rPr>
      </w:pPr>
      <w:r w:rsidRPr="008C66E3">
        <w:rPr>
          <w:lang w:eastAsia="nl-NL"/>
        </w:rPr>
        <w:t xml:space="preserve">Deze laatste situatie is bijzonder vervelend. </w:t>
      </w:r>
      <w:ins w:id="93" w:author="Faber, H." w:date="2017-09-26T11:40:00Z">
        <w:r w:rsidR="009A1197">
          <w:rPr>
            <w:lang w:eastAsia="nl-NL"/>
          </w:rPr>
          <w:t xml:space="preserve">Het programma zal namelijk niet crashen of zich vreemd gedragen. Het geeft gewoon een antwoord en je kunt er alleen achter komen dat het antwoord fout is door zelf heel goed op te letten. </w:t>
        </w:r>
      </w:ins>
      <w:r w:rsidRPr="008C66E3">
        <w:rPr>
          <w:lang w:eastAsia="nl-NL"/>
        </w:rPr>
        <w:t xml:space="preserve">Gelukkig biedt </w:t>
      </w:r>
      <w:r w:rsidR="000D1466">
        <w:rPr>
          <w:lang w:eastAsia="nl-NL"/>
        </w:rPr>
        <w:t>Matlab</w:t>
      </w:r>
      <w:r w:rsidRPr="008C66E3">
        <w:rPr>
          <w:lang w:eastAsia="nl-NL"/>
        </w:rPr>
        <w:t xml:space="preserve"> </w:t>
      </w:r>
      <w:ins w:id="94" w:author="Faber, H." w:date="2017-09-26T11:41:00Z">
        <w:r w:rsidR="009A1197">
          <w:rPr>
            <w:lang w:eastAsia="nl-NL"/>
          </w:rPr>
          <w:t xml:space="preserve">toch </w:t>
        </w:r>
      </w:ins>
      <w:r w:rsidRPr="008C66E3">
        <w:rPr>
          <w:lang w:eastAsia="nl-NL"/>
        </w:rPr>
        <w:t>een aantal oplossingen om dit soort problemen</w:t>
      </w:r>
      <w:del w:id="95" w:author="Faber, H." w:date="2017-09-26T11:41:00Z">
        <w:r w:rsidRPr="008C66E3" w:rsidDel="009A1197">
          <w:rPr>
            <w:lang w:eastAsia="nl-NL"/>
          </w:rPr>
          <w:delText xml:space="preserve"> (en de voorgaande problemen)</w:delText>
        </w:r>
      </w:del>
      <w:r w:rsidRPr="008C66E3">
        <w:rPr>
          <w:lang w:eastAsia="nl-NL"/>
        </w:rPr>
        <w:t xml:space="preserve"> doeltreffend aan te pakken.</w:t>
      </w:r>
    </w:p>
    <w:p w14:paraId="3A24E6EB" w14:textId="071F3A2D" w:rsidR="007138EE" w:rsidRDefault="007138EE" w:rsidP="00F32207">
      <w:pPr>
        <w:pStyle w:val="Heading2"/>
        <w:rPr>
          <w:rFonts w:eastAsia="Times New Roman"/>
          <w:lang w:eastAsia="nl-NL"/>
        </w:rPr>
      </w:pPr>
      <w:bookmarkStart w:id="96" w:name="_Toc492989510"/>
      <w:r>
        <w:rPr>
          <w:rFonts w:eastAsia="Times New Roman"/>
          <w:lang w:eastAsia="nl-NL"/>
        </w:rPr>
        <w:t>Debuggen</w:t>
      </w:r>
      <w:bookmarkEnd w:id="96"/>
    </w:p>
    <w:p w14:paraId="34BB8955" w14:textId="0E582AC0" w:rsidR="007138EE" w:rsidRPr="008C66E3" w:rsidRDefault="007138EE" w:rsidP="00DC307A">
      <w:pPr>
        <w:pStyle w:val="BodyText"/>
        <w:rPr>
          <w:lang w:eastAsia="nl-NL"/>
        </w:rPr>
      </w:pPr>
      <w:r w:rsidRPr="008C66E3">
        <w:rPr>
          <w:lang w:eastAsia="nl-NL"/>
        </w:rPr>
        <w:t xml:space="preserve">Het oplossen van fouten wordt ook wel ‘debuggen’ genoemd. De term bug komt oorspronkelijk </w:t>
      </w:r>
      <w:del w:id="97" w:author="Faber, H." w:date="2017-09-26T11:41:00Z">
        <w:r w:rsidRPr="008C66E3" w:rsidDel="006E1682">
          <w:rPr>
            <w:lang w:eastAsia="nl-NL"/>
          </w:rPr>
          <w:delText xml:space="preserve">komt deze term </w:delText>
        </w:r>
      </w:del>
      <w:r w:rsidRPr="008C66E3">
        <w:rPr>
          <w:lang w:eastAsia="nl-NL"/>
        </w:rPr>
        <w:t xml:space="preserve">uit de tijd van de enorme kasten van computers </w:t>
      </w:r>
      <w:r>
        <w:rPr>
          <w:lang w:eastAsia="nl-NL"/>
        </w:rPr>
        <w:t xml:space="preserve">die soms </w:t>
      </w:r>
      <w:r w:rsidRPr="008C66E3">
        <w:rPr>
          <w:lang w:eastAsia="nl-NL"/>
        </w:rPr>
        <w:t xml:space="preserve">kortsluiting </w:t>
      </w:r>
      <w:ins w:id="98" w:author="Faber, H." w:date="2017-09-26T11:42:00Z">
        <w:r w:rsidR="006E1682">
          <w:rPr>
            <w:lang w:eastAsia="nl-NL"/>
          </w:rPr>
          <w:t>hadden</w:t>
        </w:r>
      </w:ins>
      <w:del w:id="99" w:author="Faber, H." w:date="2017-09-26T11:42:00Z">
        <w:r w:rsidRPr="008C66E3" w:rsidDel="006E1682">
          <w:rPr>
            <w:lang w:eastAsia="nl-NL"/>
          </w:rPr>
          <w:delText>veroorzaakte</w:delText>
        </w:r>
      </w:del>
      <w:r>
        <w:rPr>
          <w:lang w:eastAsia="nl-NL"/>
        </w:rPr>
        <w:t xml:space="preserve"> doordat er een insect (bug) geplet tussen de printplaten (rekeneenheden) zat</w:t>
      </w:r>
      <w:r w:rsidRPr="008C66E3">
        <w:rPr>
          <w:lang w:eastAsia="nl-NL"/>
        </w:rPr>
        <w:t xml:space="preserve">. Deze term wordt nu gebruik voor een foutje in een stuk code. </w:t>
      </w:r>
    </w:p>
    <w:p w14:paraId="50A8A433" w14:textId="46D364C8" w:rsidR="007138EE" w:rsidRDefault="007138EE" w:rsidP="007138EE">
      <w:pPr>
        <w:pStyle w:val="Heading3"/>
        <w:rPr>
          <w:rFonts w:eastAsia="Times New Roman"/>
          <w:lang w:eastAsia="nl-NL"/>
        </w:rPr>
      </w:pPr>
      <w:bookmarkStart w:id="100" w:name="_Toc492989511"/>
      <w:r>
        <w:rPr>
          <w:rFonts w:eastAsia="Times New Roman"/>
          <w:lang w:eastAsia="nl-NL"/>
        </w:rPr>
        <w:t>Breakpoints</w:t>
      </w:r>
      <w:bookmarkEnd w:id="100"/>
    </w:p>
    <w:p w14:paraId="70B00C72" w14:textId="0488E18E" w:rsidR="007138EE" w:rsidRPr="008C66E3" w:rsidRDefault="007138EE" w:rsidP="00DC307A">
      <w:pPr>
        <w:pStyle w:val="BodyText"/>
        <w:rPr>
          <w:lang w:eastAsia="nl-NL"/>
        </w:rPr>
      </w:pPr>
      <w:r w:rsidRPr="008C66E3">
        <w:rPr>
          <w:lang w:eastAsia="nl-NL"/>
        </w:rPr>
        <w:t xml:space="preserve">Als we willen weten waar een fout zit, is het handig om het programma even op een bepaalde plek stil te zetten en dan stapje voor stapje verder te gaan. </w:t>
      </w:r>
      <w:r w:rsidR="000D1466">
        <w:rPr>
          <w:lang w:eastAsia="nl-NL"/>
        </w:rPr>
        <w:t>Matlab</w:t>
      </w:r>
      <w:r w:rsidRPr="008C66E3">
        <w:rPr>
          <w:lang w:eastAsia="nl-NL"/>
        </w:rPr>
        <w:t xml:space="preserve"> heeft hiervoor ‘breakpoints’. </w:t>
      </w:r>
      <w:del w:id="101" w:author="Faber, H." w:date="2017-09-26T11:43:00Z">
        <w:r w:rsidRPr="008C66E3" w:rsidDel="00511AB6">
          <w:rPr>
            <w:lang w:eastAsia="nl-NL"/>
          </w:rPr>
          <w:delText xml:space="preserve">Hoewel het mogelijk is om vanuit het </w:delText>
        </w:r>
        <w:r w:rsidR="00E875A2" w:rsidDel="00511AB6">
          <w:rPr>
            <w:lang w:eastAsia="nl-NL"/>
          </w:rPr>
          <w:delText>Command Window</w:delText>
        </w:r>
        <w:r w:rsidRPr="008C66E3" w:rsidDel="00511AB6">
          <w:rPr>
            <w:lang w:eastAsia="nl-NL"/>
          </w:rPr>
          <w:delText xml:space="preserve"> line te debuggen, beschrijven we in deze reader alleen het debuggen vanuit de editor. </w:delText>
        </w:r>
      </w:del>
      <w:r w:rsidRPr="008C66E3">
        <w:rPr>
          <w:lang w:eastAsia="nl-NL"/>
        </w:rPr>
        <w:t>Het plaatsen van een breakpoint kun je in de editor doen door naast het regelnummer te klikken:</w:t>
      </w:r>
    </w:p>
    <w:p w14:paraId="714ED6FA" w14:textId="6053B790" w:rsidR="00F32207" w:rsidRDefault="00F32207" w:rsidP="00F32207">
      <w:pPr>
        <w:pStyle w:val="Heading3"/>
      </w:pPr>
      <w:bookmarkStart w:id="102" w:name="_Toc492989512"/>
      <w:r>
        <w:t>Voorbeeld</w:t>
      </w:r>
      <w:bookmarkEnd w:id="102"/>
      <w:r w:rsidR="007138EE">
        <w:t xml:space="preserve"> </w:t>
      </w:r>
    </w:p>
    <w:p w14:paraId="7E87D344" w14:textId="77777777" w:rsidR="00D92781" w:rsidRDefault="00FA112B" w:rsidP="00DC307A">
      <w:pPr>
        <w:pStyle w:val="BodyText"/>
        <w:rPr>
          <w:ins w:id="103" w:author="Faber, H." w:date="2017-09-26T13:49:00Z"/>
        </w:rPr>
      </w:pPr>
      <w:ins w:id="104" w:author="Faber, H." w:date="2017-09-26T11:53:00Z">
        <w:r>
          <w:t xml:space="preserve">In figuur 5 zie je een lengtedoorsnede van een spier. Dit lijkt heel aardig op een ellips. </w:t>
        </w:r>
      </w:ins>
    </w:p>
    <w:p w14:paraId="52F19F8D" w14:textId="77777777" w:rsidR="00D92781" w:rsidRDefault="00D92781" w:rsidP="00DC307A">
      <w:pPr>
        <w:pStyle w:val="BodyText"/>
        <w:rPr>
          <w:ins w:id="105" w:author="Faber, H." w:date="2017-09-26T13:49:00Z"/>
        </w:rPr>
      </w:pPr>
    </w:p>
    <w:p w14:paraId="1A82CF39" w14:textId="77777777" w:rsidR="00D92781" w:rsidRDefault="00D92781" w:rsidP="00DC307A">
      <w:pPr>
        <w:pStyle w:val="BodyText"/>
        <w:rPr>
          <w:ins w:id="106" w:author="Faber, H." w:date="2017-09-26T13:49:00Z"/>
        </w:rPr>
      </w:pPr>
      <w:ins w:id="107" w:author="Faber, H." w:date="2017-09-26T13:49:00Z">
        <w:r>
          <w:rPr>
            <w:noProof/>
            <w:lang w:val="en-US"/>
          </w:rPr>
          <w:drawing>
            <wp:inline distT="0" distB="0" distL="0" distR="0" wp14:anchorId="3102132F" wp14:editId="2A36A609">
              <wp:extent cx="2743200" cy="1294391"/>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3299" cy="1303875"/>
                      </a:xfrm>
                      <a:prstGeom prst="rect">
                        <a:avLst/>
                      </a:prstGeom>
                      <a:noFill/>
                      <a:ln>
                        <a:noFill/>
                      </a:ln>
                    </pic:spPr>
                  </pic:pic>
                </a:graphicData>
              </a:graphic>
            </wp:inline>
          </w:drawing>
        </w:r>
      </w:ins>
    </w:p>
    <w:p w14:paraId="1A28A163" w14:textId="084C8890" w:rsidR="00FA112B" w:rsidRDefault="00FA112B" w:rsidP="00DC307A">
      <w:pPr>
        <w:pStyle w:val="BodyText"/>
        <w:rPr>
          <w:ins w:id="108" w:author="Faber, H." w:date="2017-09-26T11:54:00Z"/>
        </w:rPr>
      </w:pPr>
      <w:ins w:id="109" w:author="Faber, H." w:date="2017-09-26T11:54:00Z">
        <w:r>
          <w:lastRenderedPageBreak/>
          <w:t xml:space="preserve">Het oppervlak </w:t>
        </w:r>
        <w:proofErr w:type="spellStart"/>
        <w:r>
          <w:t>Opp</w:t>
        </w:r>
        <w:proofErr w:type="spellEnd"/>
        <w:r>
          <w:t xml:space="preserve"> van deze ellips kan je berekenen met</w:t>
        </w:r>
      </w:ins>
      <w:ins w:id="110" w:author="Faber, H." w:date="2017-09-26T13:49:00Z">
        <w:r w:rsidR="00D92781">
          <w:t xml:space="preserve"> (deze formule lijkt heel veel op die voor het oppervlak van een cirkel)</w:t>
        </w:r>
      </w:ins>
      <w:ins w:id="111" w:author="Faber, H." w:date="2017-09-26T11:54:00Z">
        <w:r>
          <w:t>:</w:t>
        </w:r>
      </w:ins>
    </w:p>
    <w:p w14:paraId="3790CB2C" w14:textId="0ECF4558" w:rsidR="00FA112B" w:rsidRPr="009F48EA" w:rsidRDefault="00FA112B" w:rsidP="00DC307A">
      <w:pPr>
        <w:pStyle w:val="BodyText"/>
        <w:rPr>
          <w:ins w:id="112" w:author="Faber, H." w:date="2017-09-26T11:55:00Z"/>
          <w:rFonts w:eastAsiaTheme="minorEastAsia"/>
        </w:rPr>
      </w:pPr>
      <m:oMathPara>
        <m:oMathParaPr>
          <m:jc m:val="left"/>
        </m:oMathParaPr>
        <m:oMath>
          <m:r>
            <w:ins w:id="113" w:author="Faber, H." w:date="2017-09-26T11:54:00Z">
              <w:rPr>
                <w:rFonts w:ascii="Cambria Math" w:hAnsi="Cambria Math"/>
              </w:rPr>
              <m:t>Opp=</m:t>
            </w:ins>
          </m:r>
          <m:r>
            <w:ins w:id="114" w:author="Faber, H." w:date="2017-09-26T11:55:00Z">
              <w:rPr>
                <w:rFonts w:ascii="Cambria Math" w:hAnsi="Cambria Math"/>
              </w:rPr>
              <m:t>π∙a∙b</m:t>
            </w:ins>
          </m:r>
        </m:oMath>
      </m:oMathPara>
    </w:p>
    <w:p w14:paraId="7C8E4790" w14:textId="77777777" w:rsidR="009F48EA" w:rsidRDefault="009F48EA" w:rsidP="00DC307A">
      <w:pPr>
        <w:pStyle w:val="BodyText"/>
        <w:rPr>
          <w:ins w:id="115" w:author="Faber, H." w:date="2017-09-26T12:02:00Z"/>
          <w:rFonts w:eastAsiaTheme="minorEastAsia"/>
        </w:rPr>
      </w:pPr>
      <w:ins w:id="116" w:author="Faber, H." w:date="2017-09-26T11:55:00Z">
        <w:r>
          <w:rPr>
            <w:rFonts w:eastAsiaTheme="minorEastAsia"/>
          </w:rPr>
          <w:t xml:space="preserve">Waarbij a de halve spierlengte is en b de halve spierdikte. </w:t>
        </w:r>
      </w:ins>
      <w:ins w:id="117" w:author="Faber, H." w:date="2017-09-26T11:56:00Z">
        <w:r>
          <w:rPr>
            <w:rFonts w:eastAsiaTheme="minorEastAsia"/>
          </w:rPr>
          <w:t>Uit onderzoek (</w:t>
        </w:r>
      </w:ins>
      <w:ins w:id="118" w:author="Faber, H." w:date="2017-09-26T11:58:00Z">
        <w:r>
          <w:rPr>
            <w:rFonts w:eastAsiaTheme="minorEastAsia"/>
          </w:rPr>
          <w:t xml:space="preserve">Jan </w:t>
        </w:r>
        <w:proofErr w:type="spellStart"/>
        <w:r>
          <w:rPr>
            <w:rFonts w:eastAsiaTheme="minorEastAsia"/>
          </w:rPr>
          <w:t>Swammerdam</w:t>
        </w:r>
        <w:proofErr w:type="spellEnd"/>
        <w:r>
          <w:rPr>
            <w:rFonts w:eastAsiaTheme="minorEastAsia"/>
          </w:rPr>
          <w:t>, 17</w:t>
        </w:r>
        <w:r w:rsidRPr="009F48EA">
          <w:rPr>
            <w:rFonts w:eastAsiaTheme="minorEastAsia"/>
            <w:vertAlign w:val="superscript"/>
            <w:rPrChange w:id="119" w:author="Faber, H." w:date="2017-09-26T11:58:00Z">
              <w:rPr>
                <w:rFonts w:eastAsiaTheme="minorEastAsia"/>
              </w:rPr>
            </w:rPrChange>
          </w:rPr>
          <w:t>e</w:t>
        </w:r>
        <w:r>
          <w:rPr>
            <w:rFonts w:eastAsiaTheme="minorEastAsia"/>
          </w:rPr>
          <w:t xml:space="preserve"> eeuw)</w:t>
        </w:r>
      </w:ins>
      <w:ins w:id="120" w:author="Faber, H." w:date="2017-09-26T11:56:00Z">
        <w:r>
          <w:rPr>
            <w:rFonts w:eastAsiaTheme="minorEastAsia"/>
          </w:rPr>
          <w:t xml:space="preserve"> blijkt dat als een spier verkort (a wordt kleiner) het oppervlak altijd hetzelfde blijft</w:t>
        </w:r>
      </w:ins>
      <w:ins w:id="121" w:author="Faber, H." w:date="2017-09-26T12:00:00Z">
        <w:r>
          <w:rPr>
            <w:rFonts w:eastAsiaTheme="minorEastAsia"/>
          </w:rPr>
          <w:t xml:space="preserve">. Dus als je het oppervlak </w:t>
        </w:r>
      </w:ins>
      <w:ins w:id="122" w:author="Faber, H." w:date="2017-09-26T12:02:00Z">
        <w:r>
          <w:rPr>
            <w:rFonts w:eastAsiaTheme="minorEastAsia"/>
          </w:rPr>
          <w:t xml:space="preserve">één keer </w:t>
        </w:r>
      </w:ins>
      <w:ins w:id="123" w:author="Faber, H." w:date="2017-09-26T12:00:00Z">
        <w:r>
          <w:rPr>
            <w:rFonts w:eastAsiaTheme="minorEastAsia"/>
          </w:rPr>
          <w:t>weet, kun je</w:t>
        </w:r>
      </w:ins>
      <w:ins w:id="124" w:author="Faber, H." w:date="2017-09-26T12:01:00Z">
        <w:r>
          <w:rPr>
            <w:rFonts w:eastAsiaTheme="minorEastAsia"/>
          </w:rPr>
          <w:t xml:space="preserve"> voor</w:t>
        </w:r>
      </w:ins>
      <w:ins w:id="125" w:author="Faber, H." w:date="2017-09-26T12:00:00Z">
        <w:r>
          <w:rPr>
            <w:rFonts w:eastAsiaTheme="minorEastAsia"/>
          </w:rPr>
          <w:t xml:space="preserve"> </w:t>
        </w:r>
      </w:ins>
      <w:ins w:id="126" w:author="Faber, H." w:date="2017-09-26T12:02:00Z">
        <w:r>
          <w:rPr>
            <w:rFonts w:eastAsiaTheme="minorEastAsia"/>
          </w:rPr>
          <w:t xml:space="preserve">iedere spierlengte de bijbehorende dikte </w:t>
        </w:r>
      </w:ins>
      <w:ins w:id="127" w:author="Faber, H." w:date="2017-09-26T12:00:00Z">
        <w:r>
          <w:rPr>
            <w:rFonts w:eastAsiaTheme="minorEastAsia"/>
          </w:rPr>
          <w:t>uitrekenen</w:t>
        </w:r>
      </w:ins>
      <w:ins w:id="128" w:author="Faber, H." w:date="2017-09-26T12:02:00Z">
        <w:r>
          <w:rPr>
            <w:rFonts w:eastAsiaTheme="minorEastAsia"/>
          </w:rPr>
          <w:t xml:space="preserve"> met:</w:t>
        </w:r>
      </w:ins>
    </w:p>
    <w:p w14:paraId="66844B63" w14:textId="097BEDD9" w:rsidR="009F48EA" w:rsidRPr="009F48EA" w:rsidRDefault="009F48EA" w:rsidP="00DC307A">
      <w:pPr>
        <w:pStyle w:val="BodyText"/>
        <w:rPr>
          <w:ins w:id="129" w:author="Faber, H." w:date="2017-09-26T12:03:00Z"/>
          <w:rFonts w:eastAsiaTheme="minorEastAsia"/>
        </w:rPr>
      </w:pPr>
      <m:oMathPara>
        <m:oMathParaPr>
          <m:jc m:val="left"/>
        </m:oMathParaPr>
        <m:oMath>
          <m:r>
            <w:ins w:id="130" w:author="Faber, H." w:date="2017-09-26T12:02:00Z">
              <w:rPr>
                <w:rFonts w:ascii="Cambria Math" w:hAnsi="Cambria Math"/>
              </w:rPr>
              <m:t>b=</m:t>
            </w:ins>
          </m:r>
          <m:f>
            <m:fPr>
              <m:ctrlPr>
                <w:ins w:id="131" w:author="Faber, H." w:date="2017-09-26T12:02:00Z">
                  <w:rPr>
                    <w:rFonts w:ascii="Cambria Math" w:hAnsi="Cambria Math"/>
                    <w:i/>
                  </w:rPr>
                </w:ins>
              </m:ctrlPr>
            </m:fPr>
            <m:num>
              <m:r>
                <w:ins w:id="132" w:author="Faber, H." w:date="2017-09-26T12:03:00Z">
                  <w:rPr>
                    <w:rFonts w:ascii="Cambria Math" w:hAnsi="Cambria Math"/>
                  </w:rPr>
                  <m:t>Opp</m:t>
                </w:ins>
              </m:r>
            </m:num>
            <m:den>
              <m:r>
                <w:ins w:id="133" w:author="Faber, H." w:date="2017-09-26T12:03:00Z">
                  <w:rPr>
                    <w:rFonts w:ascii="Cambria Math" w:hAnsi="Cambria Math"/>
                  </w:rPr>
                  <m:t>π∙a</m:t>
                </w:ins>
              </m:r>
            </m:den>
          </m:f>
        </m:oMath>
      </m:oMathPara>
    </w:p>
    <w:p w14:paraId="47B34E4A" w14:textId="2FD94811" w:rsidR="009F48EA" w:rsidRDefault="009F48EA" w:rsidP="00DC307A">
      <w:pPr>
        <w:pStyle w:val="BodyText"/>
        <w:rPr>
          <w:ins w:id="134" w:author="Faber, H." w:date="2017-09-26T12:03:00Z"/>
          <w:rFonts w:eastAsiaTheme="minorEastAsia"/>
        </w:rPr>
      </w:pPr>
      <w:ins w:id="135" w:author="Faber, H." w:date="2017-09-26T12:03:00Z">
        <w:r>
          <w:rPr>
            <w:rFonts w:eastAsiaTheme="minorEastAsia"/>
          </w:rPr>
          <w:t xml:space="preserve">Hier maken we een </w:t>
        </w:r>
      </w:ins>
      <w:ins w:id="136" w:author="Faber, H." w:date="2017-09-26T12:07:00Z">
        <w:r w:rsidR="00D419F5">
          <w:rPr>
            <w:rFonts w:eastAsiaTheme="minorEastAsia"/>
          </w:rPr>
          <w:t xml:space="preserve">(fout) </w:t>
        </w:r>
      </w:ins>
      <w:ins w:id="137" w:author="Faber, H." w:date="2017-09-26T12:03:00Z">
        <w:r w:rsidR="00D419F5">
          <w:rPr>
            <w:rFonts w:eastAsiaTheme="minorEastAsia"/>
          </w:rPr>
          <w:t>Matlab programma van:</w:t>
        </w:r>
      </w:ins>
    </w:p>
    <w:p w14:paraId="4495548C" w14:textId="36610FDB" w:rsidR="00D419F5" w:rsidRDefault="00C55F02" w:rsidP="00DC307A">
      <w:pPr>
        <w:pStyle w:val="BodyText"/>
        <w:rPr>
          <w:ins w:id="138" w:author="Faber, H." w:date="2017-09-26T12:18:00Z"/>
          <w:rFonts w:eastAsiaTheme="minorEastAsia"/>
        </w:rPr>
      </w:pPr>
      <w:ins w:id="139" w:author="Faber, H." w:date="2017-09-26T12:17:00Z">
        <w:r>
          <w:rPr>
            <w:rFonts w:eastAsiaTheme="minorEastAsia"/>
            <w:noProof/>
            <w:lang w:val="en-US"/>
          </w:rPr>
          <w:drawing>
            <wp:inline distT="0" distB="0" distL="0" distR="0" wp14:anchorId="757380F1" wp14:editId="3D35072D">
              <wp:extent cx="2371725" cy="1314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1725" cy="1314450"/>
                      </a:xfrm>
                      <a:prstGeom prst="rect">
                        <a:avLst/>
                      </a:prstGeom>
                      <a:noFill/>
                      <a:ln>
                        <a:noFill/>
                      </a:ln>
                    </pic:spPr>
                  </pic:pic>
                </a:graphicData>
              </a:graphic>
            </wp:inline>
          </w:drawing>
        </w:r>
      </w:ins>
    </w:p>
    <w:p w14:paraId="334239C8" w14:textId="7C10E5C9" w:rsidR="00E926CD" w:rsidRPr="00E926CD" w:rsidRDefault="00E926CD" w:rsidP="00DC307A">
      <w:pPr>
        <w:pStyle w:val="BodyText"/>
        <w:rPr>
          <w:ins w:id="140" w:author="Faber, H." w:date="2017-09-26T12:18:00Z"/>
          <w:rFonts w:eastAsiaTheme="minorEastAsia"/>
          <w:b/>
          <w:rPrChange w:id="141" w:author="Faber, H." w:date="2017-09-26T12:18:00Z">
            <w:rPr>
              <w:ins w:id="142" w:author="Faber, H." w:date="2017-09-26T12:18:00Z"/>
              <w:rFonts w:eastAsiaTheme="minorEastAsia"/>
            </w:rPr>
          </w:rPrChange>
        </w:rPr>
      </w:pPr>
      <w:ins w:id="143" w:author="Faber, H." w:date="2017-09-26T12:18:00Z">
        <w:r w:rsidRPr="00E926CD">
          <w:rPr>
            <w:rFonts w:eastAsiaTheme="minorEastAsia"/>
            <w:b/>
            <w:rPrChange w:id="144" w:author="Faber, H." w:date="2017-09-26T12:18:00Z">
              <w:rPr>
                <w:rFonts w:eastAsiaTheme="minorEastAsia"/>
              </w:rPr>
            </w:rPrChange>
          </w:rPr>
          <w:t>Run dit programma.</w:t>
        </w:r>
      </w:ins>
    </w:p>
    <w:p w14:paraId="0EAF7464" w14:textId="77777777" w:rsidR="00E926CD" w:rsidRDefault="00E926CD" w:rsidP="00DC307A">
      <w:pPr>
        <w:pStyle w:val="BodyText"/>
        <w:rPr>
          <w:ins w:id="145" w:author="Faber, H." w:date="2017-09-26T12:18:00Z"/>
          <w:rFonts w:eastAsiaTheme="minorEastAsia"/>
        </w:rPr>
      </w:pPr>
    </w:p>
    <w:p w14:paraId="2F4C3879" w14:textId="3A553F08" w:rsidR="00E926CD" w:rsidRDefault="00E926CD" w:rsidP="00DC307A">
      <w:pPr>
        <w:pStyle w:val="BodyText"/>
        <w:rPr>
          <w:ins w:id="146" w:author="Faber, H." w:date="2017-09-26T12:18:00Z"/>
          <w:rFonts w:eastAsiaTheme="minorEastAsia"/>
        </w:rPr>
      </w:pPr>
      <w:ins w:id="147" w:author="Faber, H." w:date="2017-09-26T12:18:00Z">
        <w:r>
          <w:rPr>
            <w:rFonts w:eastAsiaTheme="minorEastAsia"/>
          </w:rPr>
          <w:t>Als het goed is krijg je deze foutmelding:</w:t>
        </w:r>
      </w:ins>
    </w:p>
    <w:p w14:paraId="1A1F3587" w14:textId="0749003C" w:rsidR="00E926CD" w:rsidRDefault="00E926CD" w:rsidP="00DC307A">
      <w:pPr>
        <w:pStyle w:val="BodyText"/>
        <w:rPr>
          <w:ins w:id="148" w:author="Faber, H." w:date="2017-09-26T12:20:00Z"/>
          <w:rFonts w:eastAsiaTheme="minorEastAsia"/>
        </w:rPr>
      </w:pPr>
      <w:ins w:id="149" w:author="Faber, H." w:date="2017-09-26T12:20:00Z">
        <w:r>
          <w:rPr>
            <w:noProof/>
            <w:lang w:val="en-US"/>
          </w:rPr>
          <w:drawing>
            <wp:inline distT="0" distB="0" distL="0" distR="0" wp14:anchorId="169AAC55" wp14:editId="46D1E4A3">
              <wp:extent cx="2867025" cy="1114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7025" cy="1114425"/>
                      </a:xfrm>
                      <a:prstGeom prst="rect">
                        <a:avLst/>
                      </a:prstGeom>
                    </pic:spPr>
                  </pic:pic>
                </a:graphicData>
              </a:graphic>
            </wp:inline>
          </w:drawing>
        </w:r>
      </w:ins>
    </w:p>
    <w:p w14:paraId="7D3D1E0C" w14:textId="77777777" w:rsidR="00E926CD" w:rsidRPr="009F48EA" w:rsidRDefault="00E926CD" w:rsidP="00DC307A">
      <w:pPr>
        <w:pStyle w:val="BodyText"/>
        <w:rPr>
          <w:ins w:id="150" w:author="Faber, H." w:date="2017-09-26T12:02:00Z"/>
          <w:rFonts w:eastAsiaTheme="minorEastAsia"/>
        </w:rPr>
      </w:pPr>
    </w:p>
    <w:p w14:paraId="1506E337" w14:textId="3B53599F" w:rsidR="009F48EA" w:rsidRDefault="00E926CD" w:rsidP="00DC307A">
      <w:pPr>
        <w:pStyle w:val="BodyText"/>
        <w:rPr>
          <w:ins w:id="151" w:author="Faber, H." w:date="2017-09-26T12:21:00Z"/>
          <w:rFonts w:eastAsiaTheme="minorEastAsia"/>
        </w:rPr>
      </w:pPr>
      <w:ins w:id="152" w:author="Faber, H." w:date="2017-09-26T12:21:00Z">
        <w:r>
          <w:rPr>
            <w:rFonts w:eastAsiaTheme="minorEastAsia"/>
          </w:rPr>
          <w:t>Wellicht zie je onmiddellijk de fout, maar als je even rustig wilt kijken wat er nou precies gebeurt, klik dan in de kantlijn op regel 5</w:t>
        </w:r>
      </w:ins>
      <w:ins w:id="153" w:author="Faber, H." w:date="2017-09-26T12:23:00Z">
        <w:r>
          <w:rPr>
            <w:rFonts w:eastAsiaTheme="minorEastAsia"/>
          </w:rPr>
          <w:t xml:space="preserve"> (daar wordt immers de foutmelding gegeven). Er verschijnt een rode pukkel</w:t>
        </w:r>
      </w:ins>
      <w:ins w:id="154" w:author="Faber, H." w:date="2017-09-26T13:01:00Z">
        <w:r w:rsidR="00255846">
          <w:rPr>
            <w:rFonts w:eastAsiaTheme="minorEastAsia"/>
          </w:rPr>
          <w:t xml:space="preserve"> (een breakpoint)</w:t>
        </w:r>
      </w:ins>
      <w:ins w:id="155" w:author="Faber, H." w:date="2017-09-26T12:21:00Z">
        <w:r>
          <w:rPr>
            <w:rFonts w:eastAsiaTheme="minorEastAsia"/>
          </w:rPr>
          <w:t>:</w:t>
        </w:r>
      </w:ins>
    </w:p>
    <w:p w14:paraId="75DA2D65" w14:textId="189A1C8C" w:rsidR="00E926CD" w:rsidRDefault="00E926CD" w:rsidP="00DC307A">
      <w:pPr>
        <w:pStyle w:val="BodyText"/>
        <w:rPr>
          <w:ins w:id="156" w:author="Faber, H." w:date="2017-09-26T12:23:00Z"/>
          <w:rFonts w:eastAsiaTheme="minorEastAsia"/>
        </w:rPr>
      </w:pPr>
      <w:ins w:id="157" w:author="Faber, H." w:date="2017-09-26T12:23:00Z">
        <w:r>
          <w:rPr>
            <w:noProof/>
            <w:lang w:val="en-US"/>
          </w:rPr>
          <w:drawing>
            <wp:inline distT="0" distB="0" distL="0" distR="0" wp14:anchorId="6B45D6F6" wp14:editId="71548CBB">
              <wp:extent cx="2400300" cy="1295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0300" cy="1295400"/>
                      </a:xfrm>
                      <a:prstGeom prst="rect">
                        <a:avLst/>
                      </a:prstGeom>
                    </pic:spPr>
                  </pic:pic>
                </a:graphicData>
              </a:graphic>
            </wp:inline>
          </w:drawing>
        </w:r>
      </w:ins>
    </w:p>
    <w:p w14:paraId="09DB3C28" w14:textId="1452E36F" w:rsidR="00E926CD" w:rsidRDefault="00E926CD" w:rsidP="00DC307A">
      <w:pPr>
        <w:pStyle w:val="BodyText"/>
        <w:rPr>
          <w:ins w:id="158" w:author="Faber, H." w:date="2017-09-26T12:51:00Z"/>
          <w:rFonts w:eastAsiaTheme="minorEastAsia"/>
        </w:rPr>
      </w:pPr>
      <w:ins w:id="159" w:author="Faber, H." w:date="2017-09-26T12:23:00Z">
        <w:r>
          <w:rPr>
            <w:rFonts w:eastAsiaTheme="minorEastAsia"/>
          </w:rPr>
          <w:t xml:space="preserve">Run het </w:t>
        </w:r>
        <w:r w:rsidR="005A2A14">
          <w:rPr>
            <w:rFonts w:eastAsiaTheme="minorEastAsia"/>
          </w:rPr>
          <w:t xml:space="preserve">programma. Het zal stoppen bij de rode pukkel. </w:t>
        </w:r>
      </w:ins>
      <w:ins w:id="160" w:author="Faber, H." w:date="2017-09-26T12:51:00Z">
        <w:r w:rsidR="005A2A14">
          <w:rPr>
            <w:rFonts w:eastAsiaTheme="minorEastAsia"/>
          </w:rPr>
          <w:t>Dat zie je aan de groene pijl:</w:t>
        </w:r>
      </w:ins>
    </w:p>
    <w:p w14:paraId="2DE70FB8" w14:textId="0844A8C5" w:rsidR="005A2A14" w:rsidRDefault="004F3A70" w:rsidP="00DC307A">
      <w:pPr>
        <w:pStyle w:val="BodyText"/>
        <w:rPr>
          <w:ins w:id="161" w:author="Faber, H." w:date="2017-09-26T12:52:00Z"/>
          <w:rFonts w:eastAsiaTheme="minorEastAsia"/>
        </w:rPr>
      </w:pPr>
      <w:ins w:id="162" w:author="Faber, H." w:date="2017-09-26T12:52:00Z">
        <w:r>
          <w:rPr>
            <w:noProof/>
            <w:lang w:val="en-US"/>
          </w:rPr>
          <w:lastRenderedPageBreak/>
          <w:drawing>
            <wp:inline distT="0" distB="0" distL="0" distR="0" wp14:anchorId="4D0B3F51" wp14:editId="4388F7A4">
              <wp:extent cx="2390775" cy="13144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90775" cy="1314450"/>
                      </a:xfrm>
                      <a:prstGeom prst="rect">
                        <a:avLst/>
                      </a:prstGeom>
                    </pic:spPr>
                  </pic:pic>
                </a:graphicData>
              </a:graphic>
            </wp:inline>
          </w:drawing>
        </w:r>
      </w:ins>
    </w:p>
    <w:p w14:paraId="78913A06" w14:textId="1E3A6BAA" w:rsidR="004F3A70" w:rsidRDefault="001E24FB" w:rsidP="00DC307A">
      <w:pPr>
        <w:pStyle w:val="BodyText"/>
        <w:rPr>
          <w:ins w:id="163" w:author="Faber, H." w:date="2017-09-26T12:53:00Z"/>
          <w:rFonts w:eastAsiaTheme="minorEastAsia"/>
        </w:rPr>
      </w:pPr>
      <w:ins w:id="164" w:author="Faber, H." w:date="2017-09-26T13:02:00Z">
        <w:r>
          <w:rPr>
            <w:rFonts w:eastAsiaTheme="minorEastAsia"/>
          </w:rPr>
          <w:t>Het programma is nu gepauzeerd en je kunt</w:t>
        </w:r>
      </w:ins>
      <w:ins w:id="165" w:author="Faber, H." w:date="2017-09-26T12:52:00Z">
        <w:r w:rsidR="004F3A70">
          <w:rPr>
            <w:rFonts w:eastAsiaTheme="minorEastAsia"/>
          </w:rPr>
          <w:t xml:space="preserve"> op je gemak kijken wat er aan de hand is. </w:t>
        </w:r>
      </w:ins>
      <w:ins w:id="166" w:author="Faber, H." w:date="2017-09-26T13:03:00Z">
        <w:r>
          <w:rPr>
            <w:rFonts w:eastAsiaTheme="minorEastAsia"/>
          </w:rPr>
          <w:t xml:space="preserve">Regel 4 is wel en regel 5 is nog niet uitgevoerd. </w:t>
        </w:r>
      </w:ins>
      <w:ins w:id="167" w:author="Faber, H." w:date="2017-09-26T12:52:00Z">
        <w:r w:rsidR="004F3A70">
          <w:rPr>
            <w:rFonts w:eastAsiaTheme="minorEastAsia"/>
          </w:rPr>
          <w:t xml:space="preserve">Zet je muis op de variabele </w:t>
        </w:r>
        <w:proofErr w:type="spellStart"/>
        <w:r w:rsidR="004F3A70">
          <w:rPr>
            <w:rFonts w:eastAsiaTheme="minorEastAsia"/>
          </w:rPr>
          <w:t>Opp</w:t>
        </w:r>
        <w:proofErr w:type="spellEnd"/>
        <w:r w:rsidR="004F3A70">
          <w:rPr>
            <w:rFonts w:eastAsiaTheme="minorEastAsia"/>
          </w:rPr>
          <w:t xml:space="preserve"> (blijf met je tengels van de muisknoppen af).</w:t>
        </w:r>
      </w:ins>
      <w:ins w:id="168" w:author="Faber, H." w:date="2017-09-26T12:53:00Z">
        <w:r w:rsidR="004F3A70">
          <w:rPr>
            <w:rFonts w:eastAsiaTheme="minorEastAsia"/>
          </w:rPr>
          <w:t xml:space="preserve"> Er verschijnt een geelkleurige hint met informatie over </w:t>
        </w:r>
        <w:proofErr w:type="spellStart"/>
        <w:r w:rsidR="004F3A70">
          <w:rPr>
            <w:rFonts w:eastAsiaTheme="minorEastAsia"/>
          </w:rPr>
          <w:t>Opp</w:t>
        </w:r>
        <w:proofErr w:type="spellEnd"/>
        <w:r w:rsidR="004F3A70">
          <w:rPr>
            <w:rFonts w:eastAsiaTheme="minorEastAsia"/>
          </w:rPr>
          <w:t>:</w:t>
        </w:r>
      </w:ins>
    </w:p>
    <w:p w14:paraId="0251DDE9" w14:textId="474C8BC7" w:rsidR="004F3A70" w:rsidRDefault="004F3A70" w:rsidP="00DC307A">
      <w:pPr>
        <w:pStyle w:val="BodyText"/>
        <w:rPr>
          <w:ins w:id="169" w:author="Faber, H." w:date="2017-09-26T12:54:00Z"/>
          <w:rFonts w:eastAsiaTheme="minorEastAsia"/>
        </w:rPr>
      </w:pPr>
      <w:ins w:id="170" w:author="Faber, H." w:date="2017-09-26T12:54:00Z">
        <w:r>
          <w:rPr>
            <w:rFonts w:eastAsiaTheme="minorEastAsia"/>
            <w:noProof/>
            <w:lang w:val="en-US"/>
          </w:rPr>
          <w:drawing>
            <wp:inline distT="0" distB="0" distL="0" distR="0" wp14:anchorId="11E6800C" wp14:editId="26CAA5EF">
              <wp:extent cx="2828925" cy="1790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8925" cy="1790700"/>
                      </a:xfrm>
                      <a:prstGeom prst="rect">
                        <a:avLst/>
                      </a:prstGeom>
                      <a:noFill/>
                      <a:ln>
                        <a:noFill/>
                      </a:ln>
                    </pic:spPr>
                  </pic:pic>
                </a:graphicData>
              </a:graphic>
            </wp:inline>
          </w:drawing>
        </w:r>
      </w:ins>
    </w:p>
    <w:p w14:paraId="5E9B35D8" w14:textId="6FBBCD32" w:rsidR="004F3A70" w:rsidRDefault="004F3A70" w:rsidP="00DC307A">
      <w:pPr>
        <w:pStyle w:val="BodyText"/>
        <w:rPr>
          <w:ins w:id="171" w:author="Faber, H." w:date="2017-09-26T12:54:00Z"/>
          <w:rFonts w:eastAsiaTheme="minorEastAsia"/>
        </w:rPr>
      </w:pPr>
      <w:ins w:id="172" w:author="Faber, H." w:date="2017-09-26T12:54:00Z">
        <w:r>
          <w:rPr>
            <w:rFonts w:eastAsiaTheme="minorEastAsia"/>
          </w:rPr>
          <w:t>Doe hetzelfde voor de variabele a:</w:t>
        </w:r>
      </w:ins>
    </w:p>
    <w:p w14:paraId="3D4734A7" w14:textId="6F61093F" w:rsidR="004F3A70" w:rsidRDefault="004F3A70" w:rsidP="00DC307A">
      <w:pPr>
        <w:pStyle w:val="BodyText"/>
        <w:rPr>
          <w:ins w:id="173" w:author="Faber, H." w:date="2017-09-26T12:55:00Z"/>
          <w:rFonts w:eastAsiaTheme="minorEastAsia"/>
        </w:rPr>
      </w:pPr>
      <w:ins w:id="174" w:author="Faber, H." w:date="2017-09-26T12:55:00Z">
        <w:r>
          <w:rPr>
            <w:rFonts w:eastAsiaTheme="minorEastAsia"/>
            <w:noProof/>
            <w:lang w:val="en-US"/>
          </w:rPr>
          <w:drawing>
            <wp:inline distT="0" distB="0" distL="0" distR="0" wp14:anchorId="54487925" wp14:editId="25F97DEF">
              <wp:extent cx="5753100" cy="15906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1590675"/>
                      </a:xfrm>
                      <a:prstGeom prst="rect">
                        <a:avLst/>
                      </a:prstGeom>
                      <a:noFill/>
                      <a:ln>
                        <a:noFill/>
                      </a:ln>
                    </pic:spPr>
                  </pic:pic>
                </a:graphicData>
              </a:graphic>
            </wp:inline>
          </w:drawing>
        </w:r>
      </w:ins>
    </w:p>
    <w:p w14:paraId="2707BA98" w14:textId="5C5EC241" w:rsidR="004F3A70" w:rsidRDefault="004F3A70" w:rsidP="00DC307A">
      <w:pPr>
        <w:pStyle w:val="BodyText"/>
        <w:rPr>
          <w:ins w:id="175" w:author="Faber, H." w:date="2017-09-26T12:56:00Z"/>
          <w:rFonts w:eastAsiaTheme="minorEastAsia"/>
        </w:rPr>
      </w:pPr>
      <w:ins w:id="176" w:author="Faber, H." w:date="2017-09-26T12:55:00Z">
        <w:r>
          <w:rPr>
            <w:rFonts w:eastAsiaTheme="minorEastAsia"/>
          </w:rPr>
          <w:t>Het verei</w:t>
        </w:r>
      </w:ins>
      <w:ins w:id="177" w:author="Faber, H." w:date="2017-09-26T13:04:00Z">
        <w:r w:rsidR="001E24FB">
          <w:rPr>
            <w:rFonts w:eastAsiaTheme="minorEastAsia"/>
          </w:rPr>
          <w:t>s</w:t>
        </w:r>
      </w:ins>
      <w:ins w:id="178" w:author="Faber, H." w:date="2017-09-26T12:55:00Z">
        <w:r>
          <w:rPr>
            <w:rFonts w:eastAsiaTheme="minorEastAsia"/>
          </w:rPr>
          <w:t>t nog steeds denkwerk van jezelf, maar je kunt ui</w:t>
        </w:r>
        <w:r w:rsidR="00AD5EE1">
          <w:rPr>
            <w:rFonts w:eastAsiaTheme="minorEastAsia"/>
          </w:rPr>
          <w:t>t het voorgaande afleiden dat dit programma</w:t>
        </w:r>
        <w:r>
          <w:rPr>
            <w:rFonts w:eastAsiaTheme="minorEastAsia"/>
          </w:rPr>
          <w:t xml:space="preserve"> probeert om 1 getal (</w:t>
        </w:r>
        <w:proofErr w:type="spellStart"/>
        <w:r>
          <w:rPr>
            <w:rFonts w:eastAsiaTheme="minorEastAsia"/>
          </w:rPr>
          <w:t>Opp</w:t>
        </w:r>
        <w:proofErr w:type="spellEnd"/>
        <w:r>
          <w:rPr>
            <w:rFonts w:eastAsiaTheme="minorEastAsia"/>
          </w:rPr>
          <w:t xml:space="preserve">) probeert te delen door een rijvector (a). </w:t>
        </w:r>
      </w:ins>
      <w:ins w:id="179" w:author="Faber, H." w:date="2017-09-26T12:56:00Z">
        <w:r>
          <w:rPr>
            <w:rFonts w:eastAsiaTheme="minorEastAsia"/>
          </w:rPr>
          <w:t xml:space="preserve">Dat vindt Matlab niet leuk en vandaar de foutmelding. De oplossing is om het beruchte puntje te plaatsen voor het </w:t>
        </w:r>
        <w:proofErr w:type="spellStart"/>
        <w:r>
          <w:rPr>
            <w:rFonts w:eastAsiaTheme="minorEastAsia"/>
          </w:rPr>
          <w:t>deel-teken</w:t>
        </w:r>
        <w:proofErr w:type="spellEnd"/>
        <w:r>
          <w:rPr>
            <w:rFonts w:eastAsiaTheme="minorEastAsia"/>
          </w:rPr>
          <w:t>:</w:t>
        </w:r>
      </w:ins>
    </w:p>
    <w:p w14:paraId="6434DDF9" w14:textId="3E1213C2" w:rsidR="004F3A70" w:rsidRDefault="00255846" w:rsidP="00DC307A">
      <w:pPr>
        <w:pStyle w:val="BodyText"/>
        <w:rPr>
          <w:ins w:id="180" w:author="Faber, H." w:date="2017-09-26T12:58:00Z"/>
          <w:rFonts w:eastAsiaTheme="minorEastAsia"/>
        </w:rPr>
      </w:pPr>
      <w:ins w:id="181" w:author="Faber, H." w:date="2017-09-26T12:58:00Z">
        <w:r>
          <w:rPr>
            <w:noProof/>
            <w:lang w:val="en-US"/>
          </w:rPr>
          <w:drawing>
            <wp:inline distT="0" distB="0" distL="0" distR="0" wp14:anchorId="568CCF6B" wp14:editId="72FE22D2">
              <wp:extent cx="2324100" cy="1257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4100" cy="1257300"/>
                      </a:xfrm>
                      <a:prstGeom prst="rect">
                        <a:avLst/>
                      </a:prstGeom>
                    </pic:spPr>
                  </pic:pic>
                </a:graphicData>
              </a:graphic>
            </wp:inline>
          </w:drawing>
        </w:r>
      </w:ins>
    </w:p>
    <w:p w14:paraId="1A8AC229" w14:textId="44498B82" w:rsidR="00255846" w:rsidRDefault="00255846" w:rsidP="00DC307A">
      <w:pPr>
        <w:pStyle w:val="BodyText"/>
        <w:rPr>
          <w:ins w:id="182" w:author="Faber, H." w:date="2017-09-26T12:58:00Z"/>
          <w:rFonts w:eastAsiaTheme="minorEastAsia"/>
        </w:rPr>
      </w:pPr>
      <w:ins w:id="183" w:author="Faber, H." w:date="2017-09-26T12:58:00Z">
        <w:r>
          <w:rPr>
            <w:rFonts w:eastAsiaTheme="minorEastAsia"/>
          </w:rPr>
          <w:t xml:space="preserve">Runnen geeft nu het gewenste resultaat in het </w:t>
        </w:r>
        <w:proofErr w:type="spellStart"/>
        <w:r>
          <w:rPr>
            <w:rFonts w:eastAsiaTheme="minorEastAsia"/>
          </w:rPr>
          <w:t>Command</w:t>
        </w:r>
        <w:proofErr w:type="spellEnd"/>
        <w:r>
          <w:rPr>
            <w:rFonts w:eastAsiaTheme="minorEastAsia"/>
          </w:rPr>
          <w:t xml:space="preserve"> </w:t>
        </w:r>
        <w:proofErr w:type="spellStart"/>
        <w:r>
          <w:rPr>
            <w:rFonts w:eastAsiaTheme="minorEastAsia"/>
          </w:rPr>
          <w:t>window</w:t>
        </w:r>
        <w:proofErr w:type="spellEnd"/>
        <w:r>
          <w:rPr>
            <w:rFonts w:eastAsiaTheme="minorEastAsia"/>
          </w:rPr>
          <w:t>:</w:t>
        </w:r>
      </w:ins>
    </w:p>
    <w:p w14:paraId="584759B6" w14:textId="7127A102" w:rsidR="00255846" w:rsidRDefault="00255846" w:rsidP="00DC307A">
      <w:pPr>
        <w:pStyle w:val="BodyText"/>
        <w:rPr>
          <w:ins w:id="184" w:author="Faber, H." w:date="2017-09-26T12:59:00Z"/>
          <w:rFonts w:eastAsiaTheme="minorEastAsia"/>
        </w:rPr>
      </w:pPr>
      <w:ins w:id="185" w:author="Faber, H." w:date="2017-09-26T12:59:00Z">
        <w:r>
          <w:rPr>
            <w:noProof/>
            <w:lang w:val="en-US"/>
          </w:rPr>
          <w:lastRenderedPageBreak/>
          <w:drawing>
            <wp:inline distT="0" distB="0" distL="0" distR="0" wp14:anchorId="1858CECD" wp14:editId="6DA69AFC">
              <wp:extent cx="5760720" cy="5283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28320"/>
                      </a:xfrm>
                      <a:prstGeom prst="rect">
                        <a:avLst/>
                      </a:prstGeom>
                    </pic:spPr>
                  </pic:pic>
                </a:graphicData>
              </a:graphic>
            </wp:inline>
          </w:drawing>
        </w:r>
      </w:ins>
    </w:p>
    <w:p w14:paraId="7E777F2C" w14:textId="5D47D553" w:rsidR="00255846" w:rsidRDefault="00255846" w:rsidP="00DC307A">
      <w:pPr>
        <w:pStyle w:val="BodyText"/>
        <w:rPr>
          <w:ins w:id="186" w:author="Faber, H." w:date="2017-09-26T13:00:00Z"/>
          <w:rFonts w:eastAsiaTheme="minorEastAsia"/>
        </w:rPr>
      </w:pPr>
      <w:ins w:id="187" w:author="Faber, H." w:date="2017-09-26T12:59:00Z">
        <w:r>
          <w:rPr>
            <w:rFonts w:eastAsiaTheme="minorEastAsia"/>
          </w:rPr>
          <w:t xml:space="preserve">Als je genoeg er genoeg van hebt, kun je overigens op de button </w:t>
        </w:r>
      </w:ins>
      <w:ins w:id="188" w:author="Faber, H." w:date="2017-09-26T13:00:00Z">
        <w:r>
          <w:rPr>
            <w:rFonts w:eastAsiaTheme="minorEastAsia"/>
          </w:rPr>
          <w:t>‘</w:t>
        </w:r>
        <w:proofErr w:type="spellStart"/>
        <w:r>
          <w:rPr>
            <w:rFonts w:eastAsiaTheme="minorEastAsia"/>
          </w:rPr>
          <w:t>quit</w:t>
        </w:r>
        <w:proofErr w:type="spellEnd"/>
        <w:r>
          <w:rPr>
            <w:rFonts w:eastAsiaTheme="minorEastAsia"/>
          </w:rPr>
          <w:t xml:space="preserve"> </w:t>
        </w:r>
        <w:proofErr w:type="spellStart"/>
        <w:r>
          <w:rPr>
            <w:rFonts w:eastAsiaTheme="minorEastAsia"/>
          </w:rPr>
          <w:t>debugging</w:t>
        </w:r>
        <w:proofErr w:type="spellEnd"/>
        <w:r>
          <w:rPr>
            <w:rFonts w:eastAsiaTheme="minorEastAsia"/>
          </w:rPr>
          <w:t>’ klikken:</w:t>
        </w:r>
      </w:ins>
    </w:p>
    <w:p w14:paraId="4B3F7A68" w14:textId="1323853A" w:rsidR="00255846" w:rsidRDefault="00255846" w:rsidP="00DC307A">
      <w:pPr>
        <w:pStyle w:val="BodyText"/>
        <w:rPr>
          <w:ins w:id="189" w:author="Faber, H." w:date="2017-09-26T11:55:00Z"/>
          <w:rFonts w:eastAsiaTheme="minorEastAsia"/>
        </w:rPr>
      </w:pPr>
      <w:ins w:id="190" w:author="Faber, H." w:date="2017-09-26T13:00:00Z">
        <w:r>
          <w:rPr>
            <w:noProof/>
            <w:lang w:val="en-US"/>
          </w:rPr>
          <w:drawing>
            <wp:inline distT="0" distB="0" distL="0" distR="0" wp14:anchorId="54BAC308" wp14:editId="1BD8F641">
              <wp:extent cx="628650" cy="685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650" cy="685800"/>
                      </a:xfrm>
                      <a:prstGeom prst="rect">
                        <a:avLst/>
                      </a:prstGeom>
                    </pic:spPr>
                  </pic:pic>
                </a:graphicData>
              </a:graphic>
            </wp:inline>
          </w:drawing>
        </w:r>
      </w:ins>
    </w:p>
    <w:p w14:paraId="4447629D" w14:textId="77777777" w:rsidR="009F48EA" w:rsidRPr="009F48EA" w:rsidRDefault="009F48EA" w:rsidP="00DC307A">
      <w:pPr>
        <w:pStyle w:val="BodyText"/>
        <w:rPr>
          <w:ins w:id="191" w:author="Faber, H." w:date="2017-09-26T11:53:00Z"/>
        </w:rPr>
      </w:pPr>
    </w:p>
    <w:p w14:paraId="5009B164" w14:textId="7BA10419" w:rsidR="007138EE" w:rsidDel="00255846" w:rsidRDefault="007138EE" w:rsidP="00DC307A">
      <w:pPr>
        <w:pStyle w:val="BodyText"/>
        <w:rPr>
          <w:del w:id="192" w:author="Faber, H." w:date="2017-09-26T13:00:00Z"/>
        </w:rPr>
      </w:pPr>
      <w:del w:id="193" w:author="Faber, H." w:date="2017-09-26T13:00:00Z">
        <w:r w:rsidDel="00255846">
          <w:delText xml:space="preserve">Je hebt de functie </w:delText>
        </w:r>
        <w:r w:rsidRPr="00087D91" w:rsidDel="00255846">
          <w:rPr>
            <w:position w:val="-10"/>
          </w:rPr>
          <w:object w:dxaOrig="660" w:dyaOrig="360" w14:anchorId="0342E1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21.75pt" o:ole="">
              <v:imagedata r:id="rId27" o:title=""/>
            </v:shape>
            <o:OLEObject Type="Embed" ProgID="Equation.DSMT4" ShapeID="_x0000_i1025" DrawAspect="Content" ObjectID="_1568456161" r:id="rId28"/>
          </w:object>
        </w:r>
        <w:r w:rsidDel="00255846">
          <w:delText xml:space="preserve">. Als je een overzicht wilt hebben van het gedrag van deze functie, kun je bijvoorbeeld x laten lopen van 1 t/m 10 en voor iedere x een y-waarde berekenen. In </w:delText>
        </w:r>
        <w:r w:rsidR="000D1466" w:rsidDel="00255846">
          <w:delText>Matlab</w:delText>
        </w:r>
        <w:r w:rsidDel="00255846">
          <w:delText xml:space="preserve"> programmeer je dat met behulp van een lus (of loop) zo:</w:delText>
        </w:r>
      </w:del>
    </w:p>
    <w:p w14:paraId="1EE7274A" w14:textId="5BAA94E3" w:rsidR="007138EE" w:rsidRPr="00741BE0" w:rsidDel="00255846" w:rsidRDefault="007138EE" w:rsidP="00DC307A">
      <w:pPr>
        <w:pStyle w:val="BodyText"/>
        <w:rPr>
          <w:del w:id="194" w:author="Faber, H." w:date="2017-09-26T13:01:00Z"/>
        </w:rPr>
      </w:pPr>
      <w:del w:id="195" w:author="Faber, H." w:date="2017-09-26T13:01:00Z">
        <w:r w:rsidDel="00255846">
          <w:delText>for x = 1</w:delText>
        </w:r>
        <w:r w:rsidRPr="00741BE0" w:rsidDel="00255846">
          <w:delText>:10</w:delText>
        </w:r>
      </w:del>
    </w:p>
    <w:p w14:paraId="24DB132F" w14:textId="3A1EA71A" w:rsidR="007138EE" w:rsidRPr="00741BE0" w:rsidDel="00255846" w:rsidRDefault="007138EE" w:rsidP="00484E41">
      <w:pPr>
        <w:pStyle w:val="NormalIndent"/>
        <w:rPr>
          <w:del w:id="196" w:author="Faber, H." w:date="2017-09-26T13:01:00Z"/>
        </w:rPr>
      </w:pPr>
      <w:del w:id="197" w:author="Faber, H." w:date="2017-09-26T13:01:00Z">
        <w:r w:rsidRPr="00741BE0" w:rsidDel="00255846">
          <w:delText>y = x^2;</w:delText>
        </w:r>
      </w:del>
    </w:p>
    <w:p w14:paraId="037BA8A0" w14:textId="45820B1E" w:rsidR="007138EE" w:rsidDel="00255846" w:rsidRDefault="007138EE" w:rsidP="00DC307A">
      <w:pPr>
        <w:pStyle w:val="BodyText"/>
        <w:rPr>
          <w:del w:id="198" w:author="Faber, H." w:date="2017-09-26T13:01:00Z"/>
        </w:rPr>
      </w:pPr>
      <w:del w:id="199" w:author="Faber, H." w:date="2017-09-26T13:01:00Z">
        <w:r w:rsidRPr="00741BE0" w:rsidDel="00255846">
          <w:delText>end</w:delText>
        </w:r>
      </w:del>
    </w:p>
    <w:p w14:paraId="3A00BE98" w14:textId="28F1641A" w:rsidR="007138EE" w:rsidRPr="00A96ED5" w:rsidDel="00255846" w:rsidRDefault="007138EE" w:rsidP="007138EE">
      <w:pPr>
        <w:autoSpaceDE w:val="0"/>
        <w:autoSpaceDN w:val="0"/>
        <w:adjustRightInd w:val="0"/>
        <w:spacing w:after="0"/>
        <w:rPr>
          <w:del w:id="200" w:author="Faber, H." w:date="2017-09-26T13:01:00Z"/>
          <w:rFonts w:ascii="Consolas" w:hAnsi="Consolas" w:cs="Courier New"/>
          <w:color w:val="000000"/>
        </w:rPr>
      </w:pPr>
    </w:p>
    <w:p w14:paraId="256AF567" w14:textId="637E393A" w:rsidR="004F29EC" w:rsidDel="00255846" w:rsidRDefault="007138EE" w:rsidP="004F29EC">
      <w:pPr>
        <w:keepNext/>
        <w:autoSpaceDE w:val="0"/>
        <w:autoSpaceDN w:val="0"/>
        <w:adjustRightInd w:val="0"/>
        <w:spacing w:after="0"/>
        <w:rPr>
          <w:del w:id="201" w:author="Faber, H." w:date="2017-09-26T13:01:00Z"/>
        </w:rPr>
      </w:pPr>
      <w:del w:id="202" w:author="Faber, H." w:date="2017-09-26T13:01:00Z">
        <w:r w:rsidDel="00255846">
          <w:rPr>
            <w:rFonts w:cs="Arial"/>
            <w:b/>
            <w:noProof/>
            <w:lang w:val="en-US"/>
          </w:rPr>
          <w:drawing>
            <wp:inline distT="0" distB="0" distL="0" distR="0" wp14:anchorId="3ADC8B18" wp14:editId="39D0E33F">
              <wp:extent cx="5760720" cy="1868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eakpoints1.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868170"/>
                      </a:xfrm>
                      <a:prstGeom prst="rect">
                        <a:avLst/>
                      </a:prstGeom>
                    </pic:spPr>
                  </pic:pic>
                </a:graphicData>
              </a:graphic>
            </wp:inline>
          </w:drawing>
        </w:r>
      </w:del>
    </w:p>
    <w:p w14:paraId="499C9719" w14:textId="27AD7D74" w:rsidR="007138EE" w:rsidRPr="00741BE0" w:rsidDel="00255846" w:rsidRDefault="004F29EC" w:rsidP="004F29EC">
      <w:pPr>
        <w:pStyle w:val="Caption"/>
        <w:jc w:val="center"/>
        <w:rPr>
          <w:del w:id="203" w:author="Faber, H." w:date="2017-09-26T13:01:00Z"/>
          <w:rFonts w:ascii="Consolas" w:hAnsi="Consolas" w:cs="Courier New"/>
          <w:color w:val="000000"/>
        </w:rPr>
      </w:pPr>
      <w:bookmarkStart w:id="204" w:name="_Ref492906459"/>
      <w:del w:id="205" w:author="Faber, H." w:date="2017-09-26T13:01:00Z">
        <w:r w:rsidDel="00255846">
          <w:delText xml:space="preserve">Figuur </w:delText>
        </w:r>
        <w:r w:rsidR="00621754" w:rsidDel="00255846">
          <w:rPr>
            <w:i w:val="0"/>
            <w:iCs w:val="0"/>
          </w:rPr>
          <w:fldChar w:fldCharType="begin"/>
        </w:r>
        <w:r w:rsidR="00621754" w:rsidDel="00255846">
          <w:delInstrText xml:space="preserve"> SEQ Figuur \* ARABIC </w:delInstrText>
        </w:r>
        <w:r w:rsidR="00621754" w:rsidDel="00255846">
          <w:rPr>
            <w:i w:val="0"/>
            <w:iCs w:val="0"/>
          </w:rPr>
          <w:fldChar w:fldCharType="separate"/>
        </w:r>
        <w:r w:rsidR="00261D27" w:rsidDel="00255846">
          <w:rPr>
            <w:noProof/>
          </w:rPr>
          <w:delText>5</w:delText>
        </w:r>
        <w:r w:rsidR="00621754" w:rsidDel="00255846">
          <w:rPr>
            <w:i w:val="0"/>
            <w:iCs w:val="0"/>
            <w:noProof/>
          </w:rPr>
          <w:fldChar w:fldCharType="end"/>
        </w:r>
        <w:bookmarkEnd w:id="204"/>
        <w:r w:rsidDel="00255846">
          <w:delText>: breakpoint voorbeeld, er is nog geen breakpoint geplaatst.</w:delText>
        </w:r>
      </w:del>
    </w:p>
    <w:p w14:paraId="175D77AC" w14:textId="24361F1A" w:rsidR="007138EE" w:rsidRPr="00741BE0" w:rsidDel="00255846" w:rsidRDefault="007138EE" w:rsidP="001E24FB">
      <w:pPr>
        <w:pStyle w:val="BodyText"/>
        <w:rPr>
          <w:del w:id="206" w:author="Faber, H." w:date="2017-09-26T13:01:00Z"/>
        </w:rPr>
      </w:pPr>
      <w:del w:id="207" w:author="Faber, H." w:date="2017-09-26T13:01:00Z">
        <w:r w:rsidRPr="00741BE0" w:rsidDel="00255846">
          <w:delText>We kunnen een zogenaamd break point zetten waar we willen dat het programma stopt</w:delText>
        </w:r>
        <w:r w:rsidDel="00255846">
          <w:delText xml:space="preserve"> tijdens het uitvoeren</w:delText>
        </w:r>
        <w:r w:rsidRPr="00741BE0" w:rsidDel="00255846">
          <w:delText>. Dit doen we door op het streepje rechts van het regelnummer te klikken. Als het breakpunt wil verwijderen kun je nog een keer klikken:</w:delText>
        </w:r>
      </w:del>
    </w:p>
    <w:p w14:paraId="366B2F3B" w14:textId="7097FFCF" w:rsidR="00DB43AA" w:rsidDel="00255846" w:rsidRDefault="007138EE">
      <w:pPr>
        <w:pStyle w:val="BodyText"/>
        <w:rPr>
          <w:del w:id="208" w:author="Faber, H." w:date="2017-09-26T13:01:00Z"/>
        </w:rPr>
        <w:pPrChange w:id="209" w:author="Faber, H." w:date="2017-09-26T13:02:00Z">
          <w:pPr>
            <w:keepNext/>
            <w:autoSpaceDE w:val="0"/>
            <w:autoSpaceDN w:val="0"/>
            <w:adjustRightInd w:val="0"/>
          </w:pPr>
        </w:pPrChange>
      </w:pPr>
      <w:del w:id="210" w:author="Faber, H." w:date="2017-09-26T13:01:00Z">
        <w:r w:rsidDel="00255846">
          <w:rPr>
            <w:rFonts w:cs="Arial"/>
            <w:b/>
            <w:noProof/>
            <w:lang w:val="en-US"/>
          </w:rPr>
          <w:drawing>
            <wp:inline distT="0" distB="0" distL="0" distR="0" wp14:anchorId="1DAAC553" wp14:editId="3B60C809">
              <wp:extent cx="5760720" cy="1925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reakpoints2.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1925320"/>
                      </a:xfrm>
                      <a:prstGeom prst="rect">
                        <a:avLst/>
                      </a:prstGeom>
                    </pic:spPr>
                  </pic:pic>
                </a:graphicData>
              </a:graphic>
            </wp:inline>
          </w:drawing>
        </w:r>
      </w:del>
    </w:p>
    <w:p w14:paraId="77C4AFF0" w14:textId="493854B2" w:rsidR="007138EE" w:rsidDel="00255846" w:rsidRDefault="00DB43AA">
      <w:pPr>
        <w:pStyle w:val="BodyText"/>
        <w:rPr>
          <w:del w:id="211" w:author="Faber, H." w:date="2017-09-26T13:01:00Z"/>
          <w:rFonts w:cs="Arial"/>
          <w:b/>
        </w:rPr>
        <w:pPrChange w:id="212" w:author="Faber, H." w:date="2017-09-26T13:02:00Z">
          <w:pPr>
            <w:pStyle w:val="Caption"/>
            <w:jc w:val="center"/>
          </w:pPr>
        </w:pPrChange>
      </w:pPr>
      <w:bookmarkStart w:id="213" w:name="_Ref492906519"/>
      <w:del w:id="214" w:author="Faber, H." w:date="2017-09-26T13:01:00Z">
        <w:r w:rsidDel="00255846">
          <w:delText xml:space="preserve">Figuur </w:delText>
        </w:r>
        <w:r w:rsidR="00621754" w:rsidDel="00255846">
          <w:fldChar w:fldCharType="begin"/>
        </w:r>
        <w:r w:rsidR="00621754" w:rsidDel="00255846">
          <w:delInstrText xml:space="preserve"> SEQ Figuur \* ARABIC </w:delInstrText>
        </w:r>
        <w:r w:rsidR="00621754" w:rsidDel="00255846">
          <w:fldChar w:fldCharType="separate"/>
        </w:r>
        <w:r w:rsidR="00261D27" w:rsidDel="00255846">
          <w:rPr>
            <w:noProof/>
          </w:rPr>
          <w:delText>6</w:delText>
        </w:r>
        <w:r w:rsidR="00621754" w:rsidDel="00255846">
          <w:rPr>
            <w:noProof/>
          </w:rPr>
          <w:fldChar w:fldCharType="end"/>
        </w:r>
        <w:bookmarkEnd w:id="213"/>
        <w:r w:rsidDel="00255846">
          <w:delText>: nu is er een breakpoint geplaatst</w:delText>
        </w:r>
      </w:del>
    </w:p>
    <w:p w14:paraId="0B68CDD1" w14:textId="18CAAF1D" w:rsidR="006A3F1D" w:rsidDel="001E24FB" w:rsidRDefault="006A3F1D">
      <w:pPr>
        <w:pStyle w:val="BodyText"/>
        <w:rPr>
          <w:del w:id="215" w:author="Faber, H." w:date="2017-09-26T13:02:00Z"/>
        </w:rPr>
        <w:pPrChange w:id="216" w:author="Faber, H." w:date="2017-09-26T13:02:00Z">
          <w:pPr>
            <w:pStyle w:val="aA"/>
          </w:pPr>
        </w:pPrChange>
      </w:pPr>
      <w:del w:id="217" w:author="Faber, H." w:date="2017-09-26T13:02:00Z">
        <w:r w:rsidDel="001E24FB">
          <w:lastRenderedPageBreak/>
          <w:delText xml:space="preserve">Schrijf de code </w:delText>
        </w:r>
        <w:r w:rsidRPr="006A3F1D" w:rsidDel="001E24FB">
          <w:delText xml:space="preserve">uit </w:delText>
        </w:r>
        <w:r w:rsidRPr="006A3F1D" w:rsidDel="001E24FB">
          <w:fldChar w:fldCharType="begin"/>
        </w:r>
        <w:r w:rsidRPr="006A3F1D" w:rsidDel="001E24FB">
          <w:delInstrText xml:space="preserve"> REF _Ref492906459 \h  \* MERGEFORMAT </w:delInstrText>
        </w:r>
        <w:r w:rsidRPr="006A3F1D" w:rsidDel="001E24FB">
          <w:fldChar w:fldCharType="separate"/>
        </w:r>
        <w:r w:rsidR="00C04261" w:rsidDel="001E24FB">
          <w:delText xml:space="preserve">Figuur </w:delText>
        </w:r>
        <w:r w:rsidR="00C04261" w:rsidDel="001E24FB">
          <w:rPr>
            <w:noProof/>
          </w:rPr>
          <w:delText>5</w:delText>
        </w:r>
        <w:r w:rsidRPr="006A3F1D" w:rsidDel="001E24FB">
          <w:fldChar w:fldCharType="end"/>
        </w:r>
        <w:r w:rsidRPr="006A3F1D" w:rsidDel="001E24FB">
          <w:delText xml:space="preserve"> over (het</w:delText>
        </w:r>
        <w:r w:rsidDel="001E24FB">
          <w:delText xml:space="preserve"> maakt niet uit dat je het nu nog niet begrijpt).</w:delText>
        </w:r>
      </w:del>
    </w:p>
    <w:p w14:paraId="1DD90757" w14:textId="6B4AE801" w:rsidR="006A3F1D" w:rsidDel="001E24FB" w:rsidRDefault="006A3F1D">
      <w:pPr>
        <w:pStyle w:val="BodyText"/>
        <w:rPr>
          <w:del w:id="218" w:author="Faber, H." w:date="2017-09-26T13:02:00Z"/>
        </w:rPr>
        <w:pPrChange w:id="219" w:author="Faber, H." w:date="2017-09-26T13:02:00Z">
          <w:pPr>
            <w:pStyle w:val="aA"/>
          </w:pPr>
        </w:pPrChange>
      </w:pPr>
      <w:del w:id="220" w:author="Faber, H." w:date="2017-09-26T13:02:00Z">
        <w:r w:rsidDel="001E24FB">
          <w:delText xml:space="preserve">Ze een breakpoint (het zou er nu uit moeten zien als </w:delText>
        </w:r>
        <w:r w:rsidRPr="006A3F1D" w:rsidDel="001E24FB">
          <w:delText xml:space="preserve">in </w:delText>
        </w:r>
        <w:r w:rsidRPr="006A3F1D" w:rsidDel="001E24FB">
          <w:fldChar w:fldCharType="begin"/>
        </w:r>
        <w:r w:rsidRPr="006A3F1D" w:rsidDel="001E24FB">
          <w:delInstrText xml:space="preserve"> REF _Ref492906519 \h  \* MERGEFORMAT </w:delInstrText>
        </w:r>
        <w:r w:rsidRPr="006A3F1D" w:rsidDel="001E24FB">
          <w:fldChar w:fldCharType="separate"/>
        </w:r>
        <w:r w:rsidR="00C04261" w:rsidDel="001E24FB">
          <w:delText xml:space="preserve">Figuur </w:delText>
        </w:r>
        <w:r w:rsidR="00C04261" w:rsidDel="001E24FB">
          <w:rPr>
            <w:noProof/>
          </w:rPr>
          <w:delText>6</w:delText>
        </w:r>
        <w:r w:rsidRPr="006A3F1D" w:rsidDel="001E24FB">
          <w:fldChar w:fldCharType="end"/>
        </w:r>
        <w:r w:rsidRPr="006A3F1D" w:rsidDel="001E24FB">
          <w:delText>)</w:delText>
        </w:r>
      </w:del>
    </w:p>
    <w:p w14:paraId="51A97742" w14:textId="02F3A177" w:rsidR="006A3F1D" w:rsidRPr="006A3F1D" w:rsidDel="001E24FB" w:rsidRDefault="006A3F1D">
      <w:pPr>
        <w:pStyle w:val="BodyText"/>
        <w:rPr>
          <w:del w:id="221" w:author="Faber, H." w:date="2017-09-26T13:02:00Z"/>
        </w:rPr>
        <w:pPrChange w:id="222" w:author="Faber, H." w:date="2017-09-26T13:02:00Z">
          <w:pPr>
            <w:pStyle w:val="aA"/>
          </w:pPr>
        </w:pPrChange>
      </w:pPr>
      <w:del w:id="223" w:author="Faber, H." w:date="2017-09-26T13:02:00Z">
        <w:r w:rsidDel="001E24FB">
          <w:delText>Run het programma</w:delText>
        </w:r>
      </w:del>
    </w:p>
    <w:p w14:paraId="4F9E7BB4" w14:textId="22E6BEAE" w:rsidR="007138EE" w:rsidDel="001E24FB" w:rsidRDefault="007138EE">
      <w:pPr>
        <w:pStyle w:val="BodyText"/>
        <w:rPr>
          <w:del w:id="224" w:author="Faber, H." w:date="2017-09-26T13:02:00Z"/>
        </w:rPr>
      </w:pPr>
      <w:del w:id="225" w:author="Faber, H." w:date="2017-09-26T13:02:00Z">
        <w:r w:rsidRPr="00741BE0" w:rsidDel="001E24FB">
          <w:delText>Als we het programma runnen dan zien we een groene pijl die aangeeft waar het programm</w:delText>
        </w:r>
        <w:r w:rsidDel="001E24FB">
          <w:delText>a</w:delText>
        </w:r>
        <w:r w:rsidRPr="00741BE0" w:rsidDel="001E24FB">
          <w:delText xml:space="preserve"> zich nu bevindt. Het programma is nu gepauzeerd.</w:delText>
        </w:r>
        <w:r w:rsidDel="001E24FB">
          <w:delText xml:space="preserve"> De editor ziet er nu zo uit:</w:delText>
        </w:r>
      </w:del>
    </w:p>
    <w:p w14:paraId="0FE6821B" w14:textId="3D712958" w:rsidR="00DB43AA" w:rsidDel="001E24FB" w:rsidRDefault="007138EE">
      <w:pPr>
        <w:pStyle w:val="BodyText"/>
        <w:rPr>
          <w:del w:id="226" w:author="Faber, H." w:date="2017-09-26T13:02:00Z"/>
        </w:rPr>
        <w:pPrChange w:id="227" w:author="Faber, H." w:date="2017-09-26T13:02:00Z">
          <w:pPr>
            <w:keepNext/>
            <w:autoSpaceDE w:val="0"/>
            <w:autoSpaceDN w:val="0"/>
            <w:adjustRightInd w:val="0"/>
          </w:pPr>
        </w:pPrChange>
      </w:pPr>
      <w:del w:id="228" w:author="Faber, H." w:date="2017-09-26T13:02:00Z">
        <w:r w:rsidDel="001E24FB">
          <w:rPr>
            <w:rFonts w:cs="Arial"/>
            <w:noProof/>
            <w:lang w:val="en-US"/>
          </w:rPr>
          <w:drawing>
            <wp:inline distT="0" distB="0" distL="0" distR="0" wp14:anchorId="0AE6D4AB" wp14:editId="54795DF7">
              <wp:extent cx="5760720" cy="19024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reakpoints3.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1902460"/>
                      </a:xfrm>
                      <a:prstGeom prst="rect">
                        <a:avLst/>
                      </a:prstGeom>
                    </pic:spPr>
                  </pic:pic>
                </a:graphicData>
              </a:graphic>
            </wp:inline>
          </w:drawing>
        </w:r>
      </w:del>
    </w:p>
    <w:p w14:paraId="0DFC896D" w14:textId="401996D0" w:rsidR="007138EE" w:rsidDel="001E24FB" w:rsidRDefault="00DB43AA">
      <w:pPr>
        <w:pStyle w:val="BodyText"/>
        <w:rPr>
          <w:del w:id="229" w:author="Faber, H." w:date="2017-09-26T13:02:00Z"/>
          <w:rFonts w:cs="Arial"/>
        </w:rPr>
        <w:pPrChange w:id="230" w:author="Faber, H." w:date="2017-09-26T13:02:00Z">
          <w:pPr>
            <w:pStyle w:val="Caption"/>
            <w:jc w:val="center"/>
          </w:pPr>
        </w:pPrChange>
      </w:pPr>
      <w:del w:id="231" w:author="Faber, H." w:date="2017-09-26T13:02:00Z">
        <w:r w:rsidDel="001E24FB">
          <w:delText xml:space="preserve">Figuur </w:delText>
        </w:r>
        <w:r w:rsidR="00621754" w:rsidDel="001E24FB">
          <w:fldChar w:fldCharType="begin"/>
        </w:r>
        <w:r w:rsidR="00621754" w:rsidDel="001E24FB">
          <w:delInstrText xml:space="preserve"> SEQ Figuur \* ARABIC </w:delInstrText>
        </w:r>
        <w:r w:rsidR="00621754" w:rsidDel="001E24FB">
          <w:fldChar w:fldCharType="separate"/>
        </w:r>
        <w:r w:rsidR="00261D27" w:rsidDel="001E24FB">
          <w:rPr>
            <w:noProof/>
          </w:rPr>
          <w:delText>7</w:delText>
        </w:r>
        <w:r w:rsidR="00621754" w:rsidDel="001E24FB">
          <w:rPr>
            <w:noProof/>
          </w:rPr>
          <w:fldChar w:fldCharType="end"/>
        </w:r>
        <w:r w:rsidDel="001E24FB">
          <w:delText>: runnen van een programma met een breakpoint</w:delText>
        </w:r>
      </w:del>
    </w:p>
    <w:p w14:paraId="2C30D6B1" w14:textId="4165DFC4" w:rsidR="007138EE" w:rsidDel="001E24FB" w:rsidRDefault="007138EE" w:rsidP="001E24FB">
      <w:pPr>
        <w:pStyle w:val="BodyText"/>
        <w:rPr>
          <w:del w:id="232" w:author="Faber, H." w:date="2017-09-26T13:02:00Z"/>
        </w:rPr>
      </w:pPr>
      <w:del w:id="233" w:author="Faber, H." w:date="2017-09-26T13:02:00Z">
        <w:r w:rsidDel="001E24FB">
          <w:delText>De groene pijl geeft aan dat het programma bij regel 1 is gepauzeerd. Rechtsboven zien we ook de rode knop “Quit debugging”</w:delText>
        </w:r>
        <w:r w:rsidR="006A3F1D" w:rsidDel="001E24FB">
          <w:rPr>
            <w:rStyle w:val="FootnoteReference"/>
          </w:rPr>
          <w:footnoteReference w:id="2"/>
        </w:r>
        <w:r w:rsidDel="001E24FB">
          <w:delText xml:space="preserve"> waarmee je het debug proces kan beëindigen. </w:delText>
        </w:r>
      </w:del>
    </w:p>
    <w:p w14:paraId="68A911B3" w14:textId="7C4626D6" w:rsidR="007138EE" w:rsidDel="001E24FB" w:rsidRDefault="007138EE" w:rsidP="00D92781">
      <w:pPr>
        <w:pStyle w:val="BodyText"/>
        <w:rPr>
          <w:del w:id="236" w:author="Faber, H." w:date="2017-09-26T13:02:00Z"/>
        </w:rPr>
      </w:pPr>
      <w:del w:id="237" w:author="Faber, H." w:date="2017-09-26T13:02:00Z">
        <w:r w:rsidDel="001E24FB">
          <w:delText>Door op de F10 toets te drukken kunnen we regel voor regel door het programma. Het volgende figuur geeft aan wat er dan gebeurt:</w:delText>
        </w:r>
      </w:del>
    </w:p>
    <w:p w14:paraId="7C7D032F" w14:textId="5EABC187" w:rsidR="00DB43AA" w:rsidDel="001E24FB" w:rsidRDefault="007138EE">
      <w:pPr>
        <w:pStyle w:val="BodyText"/>
        <w:rPr>
          <w:del w:id="238" w:author="Faber, H." w:date="2017-09-26T13:02:00Z"/>
        </w:rPr>
        <w:pPrChange w:id="239" w:author="Faber, H." w:date="2017-09-26T13:02:00Z">
          <w:pPr>
            <w:keepNext/>
            <w:autoSpaceDE w:val="0"/>
            <w:autoSpaceDN w:val="0"/>
            <w:adjustRightInd w:val="0"/>
          </w:pPr>
        </w:pPrChange>
      </w:pPr>
      <w:del w:id="240" w:author="Faber, H." w:date="2017-09-26T13:02:00Z">
        <w:r w:rsidDel="001E24FB">
          <w:rPr>
            <w:rFonts w:cs="Arial"/>
            <w:noProof/>
            <w:lang w:val="en-US"/>
          </w:rPr>
          <w:drawing>
            <wp:inline distT="0" distB="0" distL="0" distR="0" wp14:anchorId="4F16AF43" wp14:editId="344E71B6">
              <wp:extent cx="5760720" cy="1870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reakpoints4.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1870710"/>
                      </a:xfrm>
                      <a:prstGeom prst="rect">
                        <a:avLst/>
                      </a:prstGeom>
                    </pic:spPr>
                  </pic:pic>
                </a:graphicData>
              </a:graphic>
            </wp:inline>
          </w:drawing>
        </w:r>
      </w:del>
    </w:p>
    <w:p w14:paraId="3918F238" w14:textId="618B0A68" w:rsidR="007138EE" w:rsidDel="001E24FB" w:rsidRDefault="00DB43AA">
      <w:pPr>
        <w:pStyle w:val="BodyText"/>
        <w:rPr>
          <w:del w:id="241" w:author="Faber, H." w:date="2017-09-26T13:02:00Z"/>
          <w:rFonts w:cs="Arial"/>
        </w:rPr>
        <w:pPrChange w:id="242" w:author="Faber, H." w:date="2017-09-26T13:02:00Z">
          <w:pPr>
            <w:pStyle w:val="Caption"/>
            <w:jc w:val="center"/>
          </w:pPr>
        </w:pPrChange>
      </w:pPr>
      <w:del w:id="243" w:author="Faber, H." w:date="2017-09-26T13:02:00Z">
        <w:r w:rsidDel="001E24FB">
          <w:delText xml:space="preserve">Figuur </w:delText>
        </w:r>
        <w:r w:rsidR="00621754" w:rsidDel="001E24FB">
          <w:fldChar w:fldCharType="begin"/>
        </w:r>
        <w:r w:rsidR="00621754" w:rsidDel="001E24FB">
          <w:delInstrText xml:space="preserve"> SEQ Figuur \* ARABIC </w:delInstrText>
        </w:r>
        <w:r w:rsidR="00621754" w:rsidDel="001E24FB">
          <w:fldChar w:fldCharType="separate"/>
        </w:r>
        <w:r w:rsidR="00261D27" w:rsidDel="001E24FB">
          <w:rPr>
            <w:noProof/>
          </w:rPr>
          <w:delText>8</w:delText>
        </w:r>
        <w:r w:rsidR="00621754" w:rsidDel="001E24FB">
          <w:rPr>
            <w:noProof/>
          </w:rPr>
          <w:fldChar w:fldCharType="end"/>
        </w:r>
        <w:r w:rsidDel="001E24FB">
          <w:delText>: de breakpoint staat nu op de volgende regel.</w:delText>
        </w:r>
      </w:del>
    </w:p>
    <w:p w14:paraId="0D11214B" w14:textId="2E1B0F4D" w:rsidR="007138EE" w:rsidDel="001E24FB" w:rsidRDefault="007138EE" w:rsidP="001E24FB">
      <w:pPr>
        <w:pStyle w:val="BodyText"/>
        <w:rPr>
          <w:del w:id="244" w:author="Faber, H." w:date="2017-09-26T13:02:00Z"/>
          <w:lang w:eastAsia="nl-NL"/>
        </w:rPr>
      </w:pPr>
      <w:del w:id="245" w:author="Faber, H." w:date="2017-09-26T13:02:00Z">
        <w:r w:rsidDel="001E24FB">
          <w:rPr>
            <w:lang w:eastAsia="nl-NL"/>
          </w:rPr>
          <w:delText>We kunnen nu ook informatie krijgen over de inhoud van de variabelen. Dit kan op twee manieren:</w:delText>
        </w:r>
      </w:del>
    </w:p>
    <w:p w14:paraId="6536F0A4" w14:textId="7648156B" w:rsidR="007138EE" w:rsidDel="001E24FB" w:rsidRDefault="007138EE">
      <w:pPr>
        <w:pStyle w:val="BodyText"/>
        <w:rPr>
          <w:del w:id="246" w:author="Faber, H." w:date="2017-09-26T13:02:00Z"/>
          <w:rFonts w:eastAsia="Times New Roman" w:cs="Arial"/>
          <w:szCs w:val="27"/>
          <w:lang w:eastAsia="nl-NL"/>
        </w:rPr>
        <w:pPrChange w:id="247" w:author="Faber, H." w:date="2017-09-26T13:02:00Z">
          <w:pPr>
            <w:pStyle w:val="ListParagraph"/>
            <w:numPr>
              <w:numId w:val="21"/>
            </w:numPr>
            <w:shd w:val="clear" w:color="auto" w:fill="FFFFFF"/>
            <w:spacing w:after="0" w:line="240" w:lineRule="auto"/>
            <w:ind w:hanging="360"/>
          </w:pPr>
        </w:pPrChange>
      </w:pPr>
      <w:del w:id="248" w:author="Faber, H." w:date="2017-09-26T13:02:00Z">
        <w:r w:rsidDel="001E24FB">
          <w:rPr>
            <w:rFonts w:eastAsia="Times New Roman" w:cs="Arial"/>
            <w:szCs w:val="27"/>
            <w:lang w:eastAsia="nl-NL"/>
          </w:rPr>
          <w:delText>A</w:delText>
        </w:r>
        <w:r w:rsidRPr="00A96ED5" w:rsidDel="001E24FB">
          <w:rPr>
            <w:rFonts w:eastAsia="Times New Roman" w:cs="Arial"/>
            <w:szCs w:val="27"/>
            <w:lang w:eastAsia="nl-NL"/>
          </w:rPr>
          <w:delText>ls we de muis boven een variabele houden,</w:delText>
        </w:r>
        <w:r w:rsidDel="001E24FB">
          <w:rPr>
            <w:rFonts w:eastAsia="Times New Roman" w:cs="Arial"/>
            <w:szCs w:val="27"/>
            <w:lang w:eastAsia="nl-NL"/>
          </w:rPr>
          <w:delText xml:space="preserve"> dan zien we de inhoud daarvan:</w:delText>
        </w:r>
      </w:del>
    </w:p>
    <w:p w14:paraId="07BABED7" w14:textId="466A9624" w:rsidR="007138EE" w:rsidDel="001E24FB" w:rsidRDefault="007138EE">
      <w:pPr>
        <w:pStyle w:val="BodyText"/>
        <w:rPr>
          <w:del w:id="249" w:author="Faber, H." w:date="2017-09-26T13:02:00Z"/>
          <w:rFonts w:eastAsia="Times New Roman" w:cs="Arial"/>
          <w:szCs w:val="27"/>
          <w:lang w:eastAsia="nl-NL"/>
        </w:rPr>
        <w:pPrChange w:id="250" w:author="Faber, H." w:date="2017-09-26T13:02:00Z">
          <w:pPr>
            <w:pStyle w:val="ListParagraph"/>
            <w:shd w:val="clear" w:color="auto" w:fill="FFFFFF"/>
            <w:spacing w:after="0" w:line="240" w:lineRule="auto"/>
          </w:pPr>
        </w:pPrChange>
      </w:pPr>
    </w:p>
    <w:p w14:paraId="5AE9D722" w14:textId="0D29F5C0" w:rsidR="00DB43AA" w:rsidDel="001E24FB" w:rsidRDefault="007138EE">
      <w:pPr>
        <w:pStyle w:val="BodyText"/>
        <w:rPr>
          <w:del w:id="251" w:author="Faber, H." w:date="2017-09-26T13:02:00Z"/>
        </w:rPr>
        <w:pPrChange w:id="252" w:author="Faber, H." w:date="2017-09-26T13:02:00Z">
          <w:pPr>
            <w:pStyle w:val="ListParagraph"/>
            <w:keepNext/>
            <w:shd w:val="clear" w:color="auto" w:fill="FFFFFF"/>
            <w:spacing w:after="0" w:line="240" w:lineRule="auto"/>
            <w:ind w:left="0"/>
            <w:jc w:val="center"/>
          </w:pPr>
        </w:pPrChange>
      </w:pPr>
      <w:del w:id="253" w:author="Faber, H." w:date="2017-09-26T13:02:00Z">
        <w:r w:rsidDel="001E24FB">
          <w:rPr>
            <w:rFonts w:eastAsia="Times New Roman" w:cs="Arial"/>
            <w:noProof/>
            <w:szCs w:val="27"/>
            <w:lang w:val="en-US"/>
          </w:rPr>
          <w:lastRenderedPageBreak/>
          <w:drawing>
            <wp:inline distT="0" distB="0" distL="0" distR="0" wp14:anchorId="406D1AD3" wp14:editId="34AAE3F9">
              <wp:extent cx="5760720" cy="1895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reakpoints5.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895475"/>
                      </a:xfrm>
                      <a:prstGeom prst="rect">
                        <a:avLst/>
                      </a:prstGeom>
                    </pic:spPr>
                  </pic:pic>
                </a:graphicData>
              </a:graphic>
            </wp:inline>
          </w:drawing>
        </w:r>
      </w:del>
    </w:p>
    <w:p w14:paraId="2237E9DE" w14:textId="371C25D4" w:rsidR="007138EE" w:rsidDel="001E24FB" w:rsidRDefault="00DB43AA">
      <w:pPr>
        <w:pStyle w:val="BodyText"/>
        <w:rPr>
          <w:del w:id="254" w:author="Faber, H." w:date="2017-09-26T13:02:00Z"/>
          <w:rFonts w:eastAsia="Times New Roman" w:cs="Arial"/>
          <w:szCs w:val="27"/>
          <w:lang w:eastAsia="nl-NL"/>
        </w:rPr>
        <w:pPrChange w:id="255" w:author="Faber, H." w:date="2017-09-26T13:02:00Z">
          <w:pPr>
            <w:pStyle w:val="Caption"/>
            <w:jc w:val="center"/>
          </w:pPr>
        </w:pPrChange>
      </w:pPr>
      <w:del w:id="256" w:author="Faber, H." w:date="2017-09-26T13:02:00Z">
        <w:r w:rsidDel="001E24FB">
          <w:delText xml:space="preserve">Figuur </w:delText>
        </w:r>
        <w:r w:rsidR="00621754" w:rsidDel="001E24FB">
          <w:fldChar w:fldCharType="begin"/>
        </w:r>
        <w:r w:rsidR="00621754" w:rsidDel="001E24FB">
          <w:delInstrText xml:space="preserve"> SEQ Figuur \* ARABIC </w:delInstrText>
        </w:r>
        <w:r w:rsidR="00621754" w:rsidDel="001E24FB">
          <w:fldChar w:fldCharType="separate"/>
        </w:r>
        <w:r w:rsidR="00261D27" w:rsidDel="001E24FB">
          <w:rPr>
            <w:noProof/>
          </w:rPr>
          <w:delText>9</w:delText>
        </w:r>
        <w:r w:rsidR="00621754" w:rsidDel="001E24FB">
          <w:rPr>
            <w:noProof/>
          </w:rPr>
          <w:fldChar w:fldCharType="end"/>
        </w:r>
        <w:r w:rsidDel="001E24FB">
          <w:delText>: extra informatie als je met de muis op de regel gaat staan.</w:delText>
        </w:r>
      </w:del>
    </w:p>
    <w:p w14:paraId="5613A01F" w14:textId="39F220DB" w:rsidR="007138EE" w:rsidDel="001E24FB" w:rsidRDefault="007138EE">
      <w:pPr>
        <w:pStyle w:val="BodyText"/>
        <w:rPr>
          <w:del w:id="257" w:author="Faber, H." w:date="2017-09-26T13:02:00Z"/>
          <w:rFonts w:eastAsia="Times New Roman" w:cs="Arial"/>
          <w:szCs w:val="27"/>
          <w:lang w:eastAsia="nl-NL"/>
        </w:rPr>
        <w:pPrChange w:id="258" w:author="Faber, H." w:date="2017-09-26T13:02:00Z">
          <w:pPr>
            <w:pStyle w:val="ListParagraph"/>
            <w:shd w:val="clear" w:color="auto" w:fill="FFFFFF"/>
            <w:spacing w:after="0" w:line="240" w:lineRule="auto"/>
            <w:ind w:left="708"/>
          </w:pPr>
        </w:pPrChange>
      </w:pPr>
      <w:del w:id="259" w:author="Faber, H." w:date="2017-09-26T13:02:00Z">
        <w:r w:rsidDel="001E24FB">
          <w:rPr>
            <w:rFonts w:eastAsia="Times New Roman" w:cs="Arial"/>
            <w:szCs w:val="27"/>
            <w:lang w:eastAsia="nl-NL"/>
          </w:rPr>
          <w:delText>Let wel, je kunt alleen informatie zien die in de vorige stappen is uitgevoerd. Het programma is gepauzeerd op de regel waar het groene pijltje staat en deze regel is nog niet uitgevoerd</w:delText>
        </w:r>
        <w:r w:rsidR="006A3F1D" w:rsidDel="001E24FB">
          <w:rPr>
            <w:rFonts w:eastAsia="Times New Roman" w:cs="Arial"/>
            <w:szCs w:val="27"/>
            <w:lang w:eastAsia="nl-NL"/>
          </w:rPr>
          <w:delText>.</w:delText>
        </w:r>
      </w:del>
    </w:p>
    <w:p w14:paraId="7C1C169F" w14:textId="42411FDD" w:rsidR="007138EE" w:rsidDel="001E24FB" w:rsidRDefault="007138EE">
      <w:pPr>
        <w:pStyle w:val="BodyText"/>
        <w:rPr>
          <w:del w:id="260" w:author="Faber, H." w:date="2017-09-26T13:04:00Z"/>
          <w:rFonts w:eastAsia="Times New Roman" w:cs="Arial"/>
          <w:szCs w:val="27"/>
          <w:lang w:eastAsia="nl-NL"/>
        </w:rPr>
        <w:pPrChange w:id="261" w:author="Faber, H." w:date="2017-09-26T13:04:00Z">
          <w:pPr>
            <w:pStyle w:val="ListParagraph"/>
            <w:numPr>
              <w:numId w:val="21"/>
            </w:numPr>
            <w:shd w:val="clear" w:color="auto" w:fill="FFFFFF"/>
            <w:spacing w:after="0" w:line="240" w:lineRule="auto"/>
            <w:ind w:hanging="360"/>
          </w:pPr>
        </w:pPrChange>
      </w:pPr>
      <w:del w:id="262" w:author="Faber, H." w:date="2017-09-26T13:02:00Z">
        <w:r w:rsidRPr="00A96ED5" w:rsidDel="001E24FB">
          <w:rPr>
            <w:rFonts w:eastAsia="Times New Roman" w:cs="Arial"/>
            <w:szCs w:val="27"/>
            <w:lang w:eastAsia="nl-NL"/>
          </w:rPr>
          <w:delText xml:space="preserve">In de </w:delText>
        </w:r>
        <w:r w:rsidR="00E875A2" w:rsidDel="001E24FB">
          <w:rPr>
            <w:rFonts w:eastAsia="Times New Roman" w:cs="Arial"/>
            <w:szCs w:val="27"/>
            <w:lang w:eastAsia="nl-NL"/>
          </w:rPr>
          <w:delText>Command Window</w:delText>
        </w:r>
        <w:r w:rsidRPr="00A96ED5" w:rsidDel="001E24FB">
          <w:rPr>
            <w:rFonts w:eastAsia="Times New Roman" w:cs="Arial"/>
            <w:szCs w:val="27"/>
            <w:lang w:eastAsia="nl-NL"/>
          </w:rPr>
          <w:delText xml:space="preserve"> zie je niet de normale </w:delText>
        </w:r>
        <w:r w:rsidR="000D1466" w:rsidDel="001E24FB">
          <w:rPr>
            <w:rFonts w:eastAsia="Times New Roman" w:cs="Arial"/>
            <w:szCs w:val="27"/>
            <w:lang w:eastAsia="nl-NL"/>
          </w:rPr>
          <w:delText>Matlab</w:delText>
        </w:r>
        <w:r w:rsidRPr="00A96ED5" w:rsidDel="001E24FB">
          <w:rPr>
            <w:rFonts w:eastAsia="Times New Roman" w:cs="Arial"/>
            <w:szCs w:val="27"/>
            <w:lang w:eastAsia="nl-NL"/>
          </w:rPr>
          <w:delText xml:space="preserve"> prompt (het </w:delText>
        </w:r>
        <w:r w:rsidRPr="00A96ED5" w:rsidDel="001E24FB">
          <w:rPr>
            <w:rFonts w:ascii="Consolas" w:eastAsia="Times New Roman" w:hAnsi="Consolas" w:cs="Arial"/>
            <w:szCs w:val="27"/>
            <w:lang w:eastAsia="nl-NL"/>
          </w:rPr>
          <w:delText>&gt;&gt;</w:delText>
        </w:r>
        <w:r w:rsidRPr="00A96ED5" w:rsidDel="001E24FB">
          <w:rPr>
            <w:rFonts w:eastAsia="Times New Roman" w:cs="Arial"/>
            <w:szCs w:val="27"/>
            <w:lang w:eastAsia="nl-NL"/>
          </w:rPr>
          <w:delText xml:space="preserve"> teken waar je commando’s achter typt) maar een aangepaste prompt: </w:delText>
        </w:r>
        <w:r w:rsidRPr="00A96ED5" w:rsidDel="001E24FB">
          <w:rPr>
            <w:rFonts w:ascii="Consolas" w:eastAsia="Times New Roman" w:hAnsi="Consolas" w:cs="Arial"/>
            <w:szCs w:val="27"/>
            <w:lang w:eastAsia="nl-NL"/>
          </w:rPr>
          <w:delText>K&gt;&gt;</w:delText>
        </w:r>
        <w:r w:rsidRPr="00A96ED5" w:rsidDel="001E24FB">
          <w:rPr>
            <w:rFonts w:eastAsia="Times New Roman" w:cs="Arial"/>
            <w:szCs w:val="27"/>
            <w:lang w:eastAsia="nl-NL"/>
          </w:rPr>
          <w:delText>. Hier kun je ook de inhoud van variabelen opvragen.</w:delText>
        </w:r>
      </w:del>
    </w:p>
    <w:p w14:paraId="0EE238B6" w14:textId="09C3D357" w:rsidR="00ED7F81" w:rsidDel="001E24FB" w:rsidRDefault="007138EE">
      <w:pPr>
        <w:pStyle w:val="BodyText"/>
        <w:rPr>
          <w:del w:id="263" w:author="Faber, H." w:date="2017-09-26T13:04:00Z"/>
        </w:rPr>
        <w:pPrChange w:id="264" w:author="Faber, H." w:date="2017-09-26T13:04:00Z">
          <w:pPr>
            <w:pStyle w:val="ListParagraph"/>
            <w:keepNext/>
            <w:shd w:val="clear" w:color="auto" w:fill="FFFFFF"/>
            <w:spacing w:after="0" w:line="240" w:lineRule="auto"/>
            <w:ind w:left="0"/>
            <w:jc w:val="center"/>
          </w:pPr>
        </w:pPrChange>
      </w:pPr>
      <w:del w:id="265" w:author="Faber, H." w:date="2017-09-26T13:04:00Z">
        <w:r w:rsidDel="001E24FB">
          <w:rPr>
            <w:rFonts w:eastAsia="Times New Roman" w:cs="Arial"/>
            <w:noProof/>
            <w:szCs w:val="27"/>
            <w:lang w:val="en-US"/>
          </w:rPr>
          <w:drawing>
            <wp:inline distT="0" distB="0" distL="0" distR="0" wp14:anchorId="1AF8A0B3" wp14:editId="3138A7DC">
              <wp:extent cx="1838473" cy="13620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reakpoints6.png"/>
                      <pic:cNvPicPr/>
                    </pic:nvPicPr>
                    <pic:blipFill rotWithShape="1">
                      <a:blip r:embed="rId34">
                        <a:extLst>
                          <a:ext uri="{28A0092B-C50C-407E-A947-70E740481C1C}">
                            <a14:useLocalDpi xmlns:a14="http://schemas.microsoft.com/office/drawing/2010/main" val="0"/>
                          </a:ext>
                        </a:extLst>
                      </a:blip>
                      <a:srcRect r="72222"/>
                      <a:stretch/>
                    </pic:blipFill>
                    <pic:spPr bwMode="auto">
                      <a:xfrm>
                        <a:off x="0" y="0"/>
                        <a:ext cx="1843631" cy="1365897"/>
                      </a:xfrm>
                      <a:prstGeom prst="rect">
                        <a:avLst/>
                      </a:prstGeom>
                      <a:ln>
                        <a:noFill/>
                      </a:ln>
                      <a:extLst>
                        <a:ext uri="{53640926-AAD7-44D8-BBD7-CCE9431645EC}">
                          <a14:shadowObscured xmlns:a14="http://schemas.microsoft.com/office/drawing/2010/main"/>
                        </a:ext>
                      </a:extLst>
                    </pic:spPr>
                  </pic:pic>
                </a:graphicData>
              </a:graphic>
            </wp:inline>
          </w:drawing>
        </w:r>
      </w:del>
    </w:p>
    <w:p w14:paraId="5C9CD556" w14:textId="545BE5F2" w:rsidR="007138EE" w:rsidRPr="00A96ED5" w:rsidDel="001E24FB" w:rsidRDefault="00ED7F81">
      <w:pPr>
        <w:pStyle w:val="BodyText"/>
        <w:rPr>
          <w:del w:id="266" w:author="Faber, H." w:date="2017-09-26T13:04:00Z"/>
          <w:rFonts w:eastAsia="Times New Roman" w:cs="Arial"/>
          <w:szCs w:val="27"/>
          <w:lang w:eastAsia="nl-NL"/>
        </w:rPr>
        <w:pPrChange w:id="267" w:author="Faber, H." w:date="2017-09-26T13:04:00Z">
          <w:pPr>
            <w:pStyle w:val="Caption"/>
            <w:jc w:val="center"/>
          </w:pPr>
        </w:pPrChange>
      </w:pPr>
      <w:del w:id="268" w:author="Faber, H." w:date="2017-09-26T13:04:00Z">
        <w:r w:rsidDel="001E24FB">
          <w:delText xml:space="preserve">Figuur </w:delText>
        </w:r>
        <w:r w:rsidR="00621754" w:rsidDel="001E24FB">
          <w:fldChar w:fldCharType="begin"/>
        </w:r>
        <w:r w:rsidR="00621754" w:rsidDel="001E24FB">
          <w:delInstrText xml:space="preserve"> SEQ Figuur \* ARABIC </w:delInstrText>
        </w:r>
        <w:r w:rsidR="00621754" w:rsidDel="001E24FB">
          <w:fldChar w:fldCharType="separate"/>
        </w:r>
        <w:r w:rsidR="00261D27" w:rsidDel="001E24FB">
          <w:rPr>
            <w:noProof/>
          </w:rPr>
          <w:delText>10</w:delText>
        </w:r>
        <w:r w:rsidR="00621754" w:rsidDel="001E24FB">
          <w:rPr>
            <w:noProof/>
          </w:rPr>
          <w:fldChar w:fldCharType="end"/>
        </w:r>
        <w:r w:rsidDel="001E24FB">
          <w:delText>: de inhoud van een variabele terwijl je aan het debuggen bent.</w:delText>
        </w:r>
      </w:del>
    </w:p>
    <w:p w14:paraId="2DB50052" w14:textId="4D3F848A" w:rsidR="009A230A" w:rsidRDefault="007138EE" w:rsidP="001E24FB">
      <w:pPr>
        <w:pStyle w:val="BodyText"/>
      </w:pPr>
      <w:del w:id="269" w:author="Faber, H." w:date="2017-09-26T13:04:00Z">
        <w:r w:rsidDel="001E24FB">
          <w:delText xml:space="preserve">Dit proces van stap voor stap door het programma lopen, wordt </w:delText>
        </w:r>
        <w:r w:rsidDel="001E24FB">
          <w:rPr>
            <w:b/>
          </w:rPr>
          <w:delText>debuggen</w:delText>
        </w:r>
        <w:r w:rsidDel="001E24FB">
          <w:delText xml:space="preserve"> genoemd. Je kunt door het inspecteren van de waarden erachter komen of er programmeerfouten in staan.</w:delText>
        </w:r>
      </w:del>
    </w:p>
    <w:p w14:paraId="57213441" w14:textId="77777777" w:rsidR="009A230A" w:rsidRDefault="009A230A">
      <w:r>
        <w:br w:type="page"/>
      </w:r>
    </w:p>
    <w:p w14:paraId="2E0C5D69" w14:textId="2A05B74F" w:rsidR="007138EE" w:rsidRDefault="006A3F1D" w:rsidP="006A3F1D">
      <w:pPr>
        <w:pStyle w:val="Heading2"/>
        <w:rPr>
          <w:rFonts w:eastAsia="Times New Roman"/>
          <w:lang w:eastAsia="nl-NL"/>
        </w:rPr>
      </w:pPr>
      <w:bookmarkStart w:id="270" w:name="_Toc492989513"/>
      <w:r>
        <w:rPr>
          <w:rFonts w:eastAsia="Times New Roman"/>
          <w:lang w:eastAsia="nl-NL"/>
        </w:rPr>
        <w:lastRenderedPageBreak/>
        <w:t>Opdrachten en vragen</w:t>
      </w:r>
      <w:bookmarkEnd w:id="270"/>
    </w:p>
    <w:p w14:paraId="57BDEBFB" w14:textId="19C491EA" w:rsidR="009B07AE" w:rsidRPr="003A2140" w:rsidRDefault="006F4F19" w:rsidP="006F4F19">
      <w:pPr>
        <w:pStyle w:val="ListParagraph"/>
        <w:numPr>
          <w:ilvl w:val="0"/>
          <w:numId w:val="35"/>
        </w:numPr>
        <w:rPr>
          <w:rStyle w:val="aAChar"/>
          <w:lang w:eastAsia="nl-NL"/>
        </w:rPr>
      </w:pPr>
      <w:r>
        <w:rPr>
          <w:lang w:eastAsia="nl-NL"/>
        </w:rPr>
        <w:t xml:space="preserve">Zie </w:t>
      </w:r>
      <w:r>
        <w:rPr>
          <w:lang w:eastAsia="nl-NL"/>
        </w:rPr>
        <w:fldChar w:fldCharType="begin"/>
      </w:r>
      <w:r>
        <w:rPr>
          <w:lang w:eastAsia="nl-NL"/>
        </w:rPr>
        <w:instrText xml:space="preserve"> REF _Ref492975818 \h </w:instrText>
      </w:r>
      <w:r>
        <w:rPr>
          <w:lang w:eastAsia="nl-NL"/>
        </w:rPr>
      </w:r>
      <w:r>
        <w:rPr>
          <w:lang w:eastAsia="nl-NL"/>
        </w:rPr>
        <w:fldChar w:fldCharType="separate"/>
      </w:r>
      <w:r w:rsidR="00C04261">
        <w:t xml:space="preserve">Tabel </w:t>
      </w:r>
      <w:r w:rsidR="00C04261">
        <w:rPr>
          <w:noProof/>
        </w:rPr>
        <w:t>1</w:t>
      </w:r>
      <w:r>
        <w:rPr>
          <w:lang w:eastAsia="nl-NL"/>
        </w:rPr>
        <w:fldChar w:fldCharType="end"/>
      </w:r>
      <w:r>
        <w:rPr>
          <w:lang w:eastAsia="nl-NL"/>
        </w:rPr>
        <w:t xml:space="preserve">. </w:t>
      </w:r>
      <w:r w:rsidRPr="006F4F19">
        <w:rPr>
          <w:rStyle w:val="aAChar"/>
        </w:rPr>
        <w:t xml:space="preserve">Kopieer deze code in </w:t>
      </w:r>
      <w:r w:rsidR="000D1466">
        <w:rPr>
          <w:rStyle w:val="aAChar"/>
        </w:rPr>
        <w:t>Matlab</w:t>
      </w:r>
      <w:r w:rsidRPr="006F4F19">
        <w:rPr>
          <w:rStyle w:val="aAChar"/>
        </w:rPr>
        <w:t>.</w:t>
      </w:r>
      <w:r>
        <w:rPr>
          <w:rStyle w:val="aAChar"/>
        </w:rPr>
        <w:t xml:space="preserve"> </w:t>
      </w:r>
      <w:r>
        <w:rPr>
          <w:rStyle w:val="aAChar"/>
          <w:b w:val="0"/>
        </w:rPr>
        <w:t xml:space="preserve">Op welke regel </w:t>
      </w:r>
      <w:r w:rsidR="003A2140">
        <w:rPr>
          <w:rStyle w:val="aAChar"/>
          <w:b w:val="0"/>
        </w:rPr>
        <w:t>kun je het beste</w:t>
      </w:r>
      <w:r>
        <w:rPr>
          <w:rStyle w:val="aAChar"/>
          <w:b w:val="0"/>
        </w:rPr>
        <w:t xml:space="preserve"> een breakpoint geplaatst worden als </w:t>
      </w:r>
      <w:ins w:id="271" w:author="Faber, H." w:date="2017-09-26T13:52:00Z">
        <w:r w:rsidR="00DB4006">
          <w:rPr>
            <w:rStyle w:val="aAChar"/>
            <w:b w:val="0"/>
          </w:rPr>
          <w:t>j</w:t>
        </w:r>
      </w:ins>
      <w:del w:id="272" w:author="Faber, H." w:date="2017-09-26T13:52:00Z">
        <w:r w:rsidDel="00DB4006">
          <w:rPr>
            <w:rStyle w:val="aAChar"/>
            <w:b w:val="0"/>
          </w:rPr>
          <w:delText>w</w:delText>
        </w:r>
      </w:del>
      <w:r>
        <w:rPr>
          <w:rStyle w:val="aAChar"/>
          <w:b w:val="0"/>
        </w:rPr>
        <w:t>e wil</w:t>
      </w:r>
      <w:ins w:id="273" w:author="Faber, H." w:date="2017-09-26T13:52:00Z">
        <w:r w:rsidR="00DB4006">
          <w:rPr>
            <w:rStyle w:val="aAChar"/>
            <w:b w:val="0"/>
          </w:rPr>
          <w:t>t</w:t>
        </w:r>
      </w:ins>
      <w:del w:id="274" w:author="Faber, H." w:date="2017-09-26T13:52:00Z">
        <w:r w:rsidDel="00DB4006">
          <w:rPr>
            <w:rStyle w:val="aAChar"/>
            <w:b w:val="0"/>
          </w:rPr>
          <w:delText>len</w:delText>
        </w:r>
      </w:del>
      <w:r>
        <w:rPr>
          <w:rStyle w:val="aAChar"/>
          <w:b w:val="0"/>
        </w:rPr>
        <w:t xml:space="preserve"> weten wat er in de variabele </w:t>
      </w:r>
      <w:r w:rsidRPr="006F4F19">
        <w:rPr>
          <w:rStyle w:val="aAChar"/>
          <w:b w:val="0"/>
          <w:i/>
        </w:rPr>
        <w:t>vector</w:t>
      </w:r>
      <w:r>
        <w:rPr>
          <w:rStyle w:val="aAChar"/>
          <w:b w:val="0"/>
        </w:rPr>
        <w:t xml:space="preserve"> staat?</w:t>
      </w:r>
    </w:p>
    <w:p w14:paraId="39DF9C17" w14:textId="02FB87B3" w:rsidR="003A2140" w:rsidRDefault="003A2140" w:rsidP="006F4F19">
      <w:pPr>
        <w:pStyle w:val="ListParagraph"/>
        <w:numPr>
          <w:ilvl w:val="0"/>
          <w:numId w:val="35"/>
        </w:numPr>
        <w:rPr>
          <w:rStyle w:val="aAChar"/>
          <w:lang w:eastAsia="nl-NL"/>
        </w:rPr>
      </w:pPr>
      <w:r w:rsidRPr="003A2140">
        <w:rPr>
          <w:rStyle w:val="aAChar"/>
        </w:rPr>
        <w:t xml:space="preserve">Bekijk wat er in de variabele </w:t>
      </w:r>
      <w:r w:rsidRPr="003A2140">
        <w:rPr>
          <w:rStyle w:val="aAChar"/>
          <w:i/>
        </w:rPr>
        <w:t>vector</w:t>
      </w:r>
      <w:r w:rsidRPr="003A2140">
        <w:rPr>
          <w:rStyle w:val="aAChar"/>
        </w:rPr>
        <w:t xml:space="preserve"> staat.</w:t>
      </w:r>
    </w:p>
    <w:tbl>
      <w:tblPr>
        <w:tblStyle w:val="TableGrid"/>
        <w:tblpPr w:leftFromText="141" w:rightFromText="141" w:vertAnchor="text" w:horzAnchor="margin" w:tblpXSpec="center" w:tblpY="1033"/>
        <w:tblW w:w="0" w:type="auto"/>
        <w:tblLook w:val="04A0" w:firstRow="1" w:lastRow="0" w:firstColumn="1" w:lastColumn="0" w:noHBand="0" w:noVBand="1"/>
      </w:tblPr>
      <w:tblGrid>
        <w:gridCol w:w="8702"/>
      </w:tblGrid>
      <w:tr w:rsidR="003A2140" w14:paraId="4528F8FB" w14:textId="77777777" w:rsidTr="003A2140">
        <w:tc>
          <w:tcPr>
            <w:tcW w:w="8702" w:type="dxa"/>
          </w:tcPr>
          <w:p w14:paraId="21F783D5" w14:textId="77777777" w:rsidR="003A2140" w:rsidRPr="006F4F19" w:rsidRDefault="003A2140" w:rsidP="003A2140">
            <w:pPr>
              <w:pStyle w:val="ListParagraph"/>
              <w:numPr>
                <w:ilvl w:val="0"/>
                <w:numId w:val="36"/>
              </w:numPr>
              <w:autoSpaceDE w:val="0"/>
              <w:autoSpaceDN w:val="0"/>
              <w:adjustRightInd w:val="0"/>
              <w:rPr>
                <w:rFonts w:ascii="Courier New" w:hAnsi="Courier New" w:cs="Courier New"/>
                <w:sz w:val="24"/>
                <w:szCs w:val="24"/>
              </w:rPr>
            </w:pPr>
            <w:proofErr w:type="spellStart"/>
            <w:r w:rsidRPr="006F4F19">
              <w:rPr>
                <w:rFonts w:ascii="Courier New" w:hAnsi="Courier New" w:cs="Courier New"/>
                <w:color w:val="000000"/>
                <w:sz w:val="20"/>
                <w:szCs w:val="20"/>
              </w:rPr>
              <w:t>clear</w:t>
            </w:r>
            <w:proofErr w:type="spellEnd"/>
            <w:r w:rsidRPr="006F4F19">
              <w:rPr>
                <w:rFonts w:ascii="Courier New" w:hAnsi="Courier New" w:cs="Courier New"/>
                <w:color w:val="000000"/>
                <w:sz w:val="20"/>
                <w:szCs w:val="20"/>
              </w:rPr>
              <w:t xml:space="preserve"> </w:t>
            </w:r>
            <w:proofErr w:type="spellStart"/>
            <w:r w:rsidRPr="006F4F19">
              <w:rPr>
                <w:rFonts w:ascii="Courier New" w:hAnsi="Courier New" w:cs="Courier New"/>
                <w:color w:val="A020F0"/>
                <w:sz w:val="20"/>
                <w:szCs w:val="20"/>
              </w:rPr>
              <w:t>all</w:t>
            </w:r>
            <w:proofErr w:type="spellEnd"/>
            <w:r w:rsidRPr="006F4F19">
              <w:rPr>
                <w:rFonts w:ascii="Courier New" w:hAnsi="Courier New" w:cs="Courier New"/>
                <w:color w:val="000000"/>
                <w:sz w:val="20"/>
                <w:szCs w:val="20"/>
              </w:rPr>
              <w:t>;</w:t>
            </w:r>
          </w:p>
          <w:p w14:paraId="2F8939AD" w14:textId="77777777" w:rsidR="003A2140" w:rsidRPr="006F4F19" w:rsidRDefault="003A2140" w:rsidP="003A2140">
            <w:pPr>
              <w:pStyle w:val="ListParagraph"/>
              <w:numPr>
                <w:ilvl w:val="0"/>
                <w:numId w:val="36"/>
              </w:numPr>
              <w:autoSpaceDE w:val="0"/>
              <w:autoSpaceDN w:val="0"/>
              <w:adjustRightInd w:val="0"/>
              <w:rPr>
                <w:rFonts w:ascii="Courier New" w:hAnsi="Courier New" w:cs="Courier New"/>
                <w:sz w:val="24"/>
                <w:szCs w:val="24"/>
              </w:rPr>
            </w:pPr>
            <w:r w:rsidRPr="006F4F19">
              <w:rPr>
                <w:rFonts w:ascii="Courier New" w:hAnsi="Courier New" w:cs="Courier New"/>
                <w:color w:val="000000"/>
                <w:sz w:val="20"/>
                <w:szCs w:val="20"/>
              </w:rPr>
              <w:t xml:space="preserve">close </w:t>
            </w:r>
            <w:proofErr w:type="spellStart"/>
            <w:r w:rsidRPr="006F4F19">
              <w:rPr>
                <w:rFonts w:ascii="Courier New" w:hAnsi="Courier New" w:cs="Courier New"/>
                <w:color w:val="A020F0"/>
                <w:sz w:val="20"/>
                <w:szCs w:val="20"/>
              </w:rPr>
              <w:t>all</w:t>
            </w:r>
            <w:proofErr w:type="spellEnd"/>
            <w:r w:rsidRPr="006F4F19">
              <w:rPr>
                <w:rFonts w:ascii="Courier New" w:hAnsi="Courier New" w:cs="Courier New"/>
                <w:color w:val="000000"/>
                <w:sz w:val="20"/>
                <w:szCs w:val="20"/>
              </w:rPr>
              <w:t>;</w:t>
            </w:r>
          </w:p>
          <w:p w14:paraId="3E767DA3" w14:textId="77777777" w:rsidR="003A2140" w:rsidRPr="006F4F19" w:rsidRDefault="003A2140" w:rsidP="003A2140">
            <w:pPr>
              <w:pStyle w:val="ListParagraph"/>
              <w:numPr>
                <w:ilvl w:val="0"/>
                <w:numId w:val="36"/>
              </w:numPr>
              <w:autoSpaceDE w:val="0"/>
              <w:autoSpaceDN w:val="0"/>
              <w:adjustRightInd w:val="0"/>
              <w:rPr>
                <w:rFonts w:ascii="Courier New" w:hAnsi="Courier New" w:cs="Courier New"/>
                <w:sz w:val="24"/>
                <w:szCs w:val="24"/>
              </w:rPr>
            </w:pPr>
            <w:proofErr w:type="spellStart"/>
            <w:r w:rsidRPr="006F4F19">
              <w:rPr>
                <w:rFonts w:ascii="Courier New" w:hAnsi="Courier New" w:cs="Courier New"/>
                <w:color w:val="000000"/>
                <w:sz w:val="20"/>
                <w:szCs w:val="20"/>
              </w:rPr>
              <w:t>clc</w:t>
            </w:r>
            <w:proofErr w:type="spellEnd"/>
            <w:r w:rsidRPr="006F4F19">
              <w:rPr>
                <w:rFonts w:ascii="Courier New" w:hAnsi="Courier New" w:cs="Courier New"/>
                <w:color w:val="000000"/>
                <w:sz w:val="20"/>
                <w:szCs w:val="20"/>
              </w:rPr>
              <w:t>;</w:t>
            </w:r>
          </w:p>
          <w:p w14:paraId="62BE9D3F" w14:textId="77777777" w:rsidR="003A2140" w:rsidRPr="006F4F19" w:rsidRDefault="003A2140" w:rsidP="003A2140">
            <w:pPr>
              <w:pStyle w:val="ListParagraph"/>
              <w:numPr>
                <w:ilvl w:val="0"/>
                <w:numId w:val="36"/>
              </w:numPr>
              <w:autoSpaceDE w:val="0"/>
              <w:autoSpaceDN w:val="0"/>
              <w:adjustRightInd w:val="0"/>
              <w:rPr>
                <w:rFonts w:ascii="Courier New" w:hAnsi="Courier New" w:cs="Courier New"/>
                <w:sz w:val="24"/>
                <w:szCs w:val="24"/>
              </w:rPr>
            </w:pPr>
            <w:r w:rsidRPr="006F4F19">
              <w:rPr>
                <w:rFonts w:ascii="Courier New" w:hAnsi="Courier New" w:cs="Courier New"/>
                <w:color w:val="000000"/>
                <w:sz w:val="20"/>
                <w:szCs w:val="20"/>
              </w:rPr>
              <w:t xml:space="preserve">vector = </w:t>
            </w:r>
            <w:proofErr w:type="spellStart"/>
            <w:r w:rsidRPr="006F4F19">
              <w:rPr>
                <w:rFonts w:ascii="Courier New" w:hAnsi="Courier New" w:cs="Courier New"/>
                <w:color w:val="000000"/>
                <w:sz w:val="20"/>
                <w:szCs w:val="20"/>
              </w:rPr>
              <w:t>randn</w:t>
            </w:r>
            <w:proofErr w:type="spellEnd"/>
            <w:r w:rsidRPr="006F4F19">
              <w:rPr>
                <w:rFonts w:ascii="Courier New" w:hAnsi="Courier New" w:cs="Courier New"/>
                <w:color w:val="000000"/>
                <w:sz w:val="20"/>
                <w:szCs w:val="20"/>
              </w:rPr>
              <w:t>(1,11);</w:t>
            </w:r>
          </w:p>
          <w:p w14:paraId="45A35B38" w14:textId="77777777" w:rsidR="003A2140" w:rsidRPr="006F4F19" w:rsidRDefault="003A2140" w:rsidP="003A2140">
            <w:pPr>
              <w:pStyle w:val="ListParagraph"/>
              <w:numPr>
                <w:ilvl w:val="0"/>
                <w:numId w:val="36"/>
              </w:numPr>
              <w:autoSpaceDE w:val="0"/>
              <w:autoSpaceDN w:val="0"/>
              <w:adjustRightInd w:val="0"/>
              <w:rPr>
                <w:rFonts w:ascii="Courier New" w:hAnsi="Courier New" w:cs="Courier New"/>
                <w:sz w:val="24"/>
                <w:szCs w:val="24"/>
              </w:rPr>
            </w:pPr>
            <w:proofErr w:type="spellStart"/>
            <w:r w:rsidRPr="006F4F19">
              <w:rPr>
                <w:rFonts w:ascii="Courier New" w:hAnsi="Courier New" w:cs="Courier New"/>
                <w:color w:val="000000"/>
                <w:sz w:val="20"/>
                <w:szCs w:val="20"/>
              </w:rPr>
              <w:t>vecKwad</w:t>
            </w:r>
            <w:proofErr w:type="spellEnd"/>
            <w:r w:rsidRPr="006F4F19">
              <w:rPr>
                <w:rFonts w:ascii="Courier New" w:hAnsi="Courier New" w:cs="Courier New"/>
                <w:color w:val="000000"/>
                <w:sz w:val="20"/>
                <w:szCs w:val="20"/>
              </w:rPr>
              <w:t xml:space="preserve"> = vector .^ vector;</w:t>
            </w:r>
          </w:p>
          <w:p w14:paraId="26EF4B50" w14:textId="77777777" w:rsidR="003A2140" w:rsidRPr="006F4F19" w:rsidRDefault="003A2140" w:rsidP="003A2140">
            <w:pPr>
              <w:autoSpaceDE w:val="0"/>
              <w:autoSpaceDN w:val="0"/>
              <w:adjustRightInd w:val="0"/>
              <w:ind w:left="360"/>
              <w:rPr>
                <w:rFonts w:ascii="Courier New" w:hAnsi="Courier New" w:cs="Courier New"/>
                <w:sz w:val="24"/>
                <w:szCs w:val="24"/>
              </w:rPr>
            </w:pPr>
          </w:p>
        </w:tc>
      </w:tr>
    </w:tbl>
    <w:p w14:paraId="2E5B202F" w14:textId="77777777" w:rsidR="003A2140" w:rsidRPr="003A2140" w:rsidRDefault="003A2140" w:rsidP="006F4F19">
      <w:pPr>
        <w:pStyle w:val="ListParagraph"/>
        <w:numPr>
          <w:ilvl w:val="0"/>
          <w:numId w:val="35"/>
        </w:numPr>
        <w:rPr>
          <w:rStyle w:val="aAChar"/>
          <w:lang w:eastAsia="nl-NL"/>
        </w:rPr>
      </w:pPr>
      <w:r>
        <w:rPr>
          <w:rStyle w:val="aAChar"/>
          <w:b w:val="0"/>
          <w:lang w:eastAsia="nl-NL"/>
        </w:rPr>
        <w:t xml:space="preserve">We nemen even aan dat je nog niet weet wat de code in regel 1 van </w:t>
      </w:r>
      <w:r>
        <w:rPr>
          <w:rStyle w:val="aAChar"/>
          <w:b w:val="0"/>
          <w:lang w:eastAsia="nl-NL"/>
        </w:rPr>
        <w:fldChar w:fldCharType="begin"/>
      </w:r>
      <w:r>
        <w:rPr>
          <w:rStyle w:val="aAChar"/>
          <w:b w:val="0"/>
          <w:lang w:eastAsia="nl-NL"/>
        </w:rPr>
        <w:instrText xml:space="preserve"> REF _Ref492975818 \h </w:instrText>
      </w:r>
      <w:r>
        <w:rPr>
          <w:rStyle w:val="aAChar"/>
          <w:b w:val="0"/>
          <w:lang w:eastAsia="nl-NL"/>
        </w:rPr>
      </w:r>
      <w:r>
        <w:rPr>
          <w:rStyle w:val="aAChar"/>
          <w:b w:val="0"/>
          <w:lang w:eastAsia="nl-NL"/>
        </w:rPr>
        <w:fldChar w:fldCharType="separate"/>
      </w:r>
      <w:r w:rsidR="00C04261">
        <w:t xml:space="preserve">Tabel </w:t>
      </w:r>
      <w:r w:rsidR="00C04261">
        <w:rPr>
          <w:noProof/>
        </w:rPr>
        <w:t>1</w:t>
      </w:r>
      <w:r>
        <w:rPr>
          <w:rStyle w:val="aAChar"/>
          <w:b w:val="0"/>
          <w:lang w:eastAsia="nl-NL"/>
        </w:rPr>
        <w:fldChar w:fldCharType="end"/>
      </w:r>
      <w:r>
        <w:rPr>
          <w:rStyle w:val="aAChar"/>
          <w:b w:val="0"/>
          <w:lang w:eastAsia="nl-NL"/>
        </w:rPr>
        <w:t xml:space="preserve"> doet. Op welke </w:t>
      </w:r>
    </w:p>
    <w:p w14:paraId="7ED7F3FE" w14:textId="78EE861C" w:rsidR="003A2140" w:rsidRPr="003A2140" w:rsidRDefault="003A2140" w:rsidP="003A2140">
      <w:pPr>
        <w:pStyle w:val="ListParagraph"/>
        <w:rPr>
          <w:rStyle w:val="aAChar"/>
          <w:lang w:eastAsia="nl-NL"/>
        </w:rPr>
      </w:pPr>
      <w:r>
        <w:rPr>
          <w:rStyle w:val="aAChar"/>
          <w:b w:val="0"/>
          <w:lang w:eastAsia="nl-NL"/>
        </w:rPr>
        <w:t>regel kun je nu het beste een breakpoint zetten?</w:t>
      </w:r>
    </w:p>
    <w:p w14:paraId="719BD49C" w14:textId="77777777" w:rsidR="003A2140" w:rsidRDefault="003A2140" w:rsidP="003A2140">
      <w:pPr>
        <w:pStyle w:val="Caption"/>
        <w:keepNext/>
        <w:jc w:val="center"/>
      </w:pPr>
      <w:bookmarkStart w:id="275" w:name="_Ref492975818"/>
      <w:r>
        <w:t xml:space="preserve">Tabel </w:t>
      </w:r>
      <w:fldSimple w:instr=" SEQ Tabel \* ARABIC ">
        <w:r w:rsidR="00C04261">
          <w:rPr>
            <w:noProof/>
          </w:rPr>
          <w:t>1</w:t>
        </w:r>
      </w:fldSimple>
      <w:bookmarkEnd w:id="275"/>
      <w:r>
        <w:t>: code voorbeeld vraag 1</w:t>
      </w:r>
    </w:p>
    <w:p w14:paraId="384187F2" w14:textId="77777777" w:rsidR="003A2140" w:rsidRPr="003A2140" w:rsidRDefault="003A2140" w:rsidP="003A2140">
      <w:pPr>
        <w:rPr>
          <w:rStyle w:val="aAChar"/>
          <w:lang w:eastAsia="nl-NL"/>
        </w:rPr>
      </w:pPr>
    </w:p>
    <w:p w14:paraId="1FEFB3FB" w14:textId="67595712" w:rsidR="003A2140" w:rsidRDefault="003A2140" w:rsidP="006F4F19">
      <w:pPr>
        <w:pStyle w:val="ListParagraph"/>
        <w:numPr>
          <w:ilvl w:val="0"/>
          <w:numId w:val="35"/>
        </w:numPr>
        <w:rPr>
          <w:rStyle w:val="aAChar"/>
          <w:b w:val="0"/>
          <w:lang w:eastAsia="nl-NL"/>
        </w:rPr>
      </w:pPr>
      <w:r>
        <w:rPr>
          <w:rStyle w:val="aAChar"/>
          <w:b w:val="0"/>
          <w:lang w:eastAsia="nl-NL"/>
        </w:rPr>
        <w:t xml:space="preserve">Zie de code in </w:t>
      </w:r>
      <w:r>
        <w:rPr>
          <w:rStyle w:val="aAChar"/>
          <w:b w:val="0"/>
          <w:lang w:eastAsia="nl-NL"/>
        </w:rPr>
        <w:fldChar w:fldCharType="begin"/>
      </w:r>
      <w:r>
        <w:rPr>
          <w:rStyle w:val="aAChar"/>
          <w:b w:val="0"/>
          <w:lang w:eastAsia="nl-NL"/>
        </w:rPr>
        <w:instrText xml:space="preserve"> REF _Ref492976634 \h </w:instrText>
      </w:r>
      <w:r>
        <w:rPr>
          <w:rStyle w:val="aAChar"/>
          <w:b w:val="0"/>
          <w:lang w:eastAsia="nl-NL"/>
        </w:rPr>
      </w:r>
      <w:r>
        <w:rPr>
          <w:rStyle w:val="aAChar"/>
          <w:b w:val="0"/>
          <w:lang w:eastAsia="nl-NL"/>
        </w:rPr>
        <w:fldChar w:fldCharType="separate"/>
      </w:r>
      <w:r w:rsidR="00C04261">
        <w:t xml:space="preserve">Tabel </w:t>
      </w:r>
      <w:r w:rsidR="00C04261">
        <w:rPr>
          <w:noProof/>
        </w:rPr>
        <w:t>2</w:t>
      </w:r>
      <w:r>
        <w:rPr>
          <w:rStyle w:val="aAChar"/>
          <w:b w:val="0"/>
          <w:lang w:eastAsia="nl-NL"/>
        </w:rPr>
        <w:fldChar w:fldCharType="end"/>
      </w:r>
      <w:r>
        <w:rPr>
          <w:rStyle w:val="aAChar"/>
          <w:b w:val="0"/>
          <w:lang w:eastAsia="nl-NL"/>
        </w:rPr>
        <w:t>. Het is niet de bedoeling dat je elke regel code gaat begrijpen. Dat is voor nu te ingewikkeld. Wij verwachten dat je in 99% van de gevallen code begrijpt en nu h</w:t>
      </w:r>
      <w:r w:rsidR="00EB0D31">
        <w:rPr>
          <w:rStyle w:val="aAChar"/>
          <w:b w:val="0"/>
          <w:lang w:eastAsia="nl-NL"/>
        </w:rPr>
        <w:t xml:space="preserve">oeft dat een keer niet. Op welke regel(s) moet je een breakpoint zetten om te zien wat de functie </w:t>
      </w:r>
      <w:proofErr w:type="spellStart"/>
      <w:r w:rsidR="00EB0D31">
        <w:rPr>
          <w:rStyle w:val="aAChar"/>
          <w:b w:val="0"/>
          <w:lang w:eastAsia="nl-NL"/>
        </w:rPr>
        <w:t>round</w:t>
      </w:r>
      <w:proofErr w:type="spellEnd"/>
      <w:r w:rsidR="00EB0D31">
        <w:rPr>
          <w:rStyle w:val="aAChar"/>
          <w:b w:val="0"/>
          <w:lang w:eastAsia="nl-NL"/>
        </w:rPr>
        <w:t>() doet?</w:t>
      </w:r>
    </w:p>
    <w:p w14:paraId="3FBEB701" w14:textId="49CB5A8B" w:rsidR="00EB0D31" w:rsidRDefault="00EB0D31" w:rsidP="006F4F19">
      <w:pPr>
        <w:pStyle w:val="ListParagraph"/>
        <w:numPr>
          <w:ilvl w:val="0"/>
          <w:numId w:val="35"/>
        </w:numPr>
        <w:rPr>
          <w:rStyle w:val="aAChar"/>
          <w:b w:val="0"/>
          <w:lang w:eastAsia="nl-NL"/>
        </w:rPr>
      </w:pPr>
      <w:r>
        <w:rPr>
          <w:rStyle w:val="aAChar"/>
          <w:b w:val="0"/>
          <w:lang w:eastAsia="nl-NL"/>
        </w:rPr>
        <w:t xml:space="preserve">Zoek m.b.v. een breakpoint uit wat er in regel 10 in de variabele </w:t>
      </w:r>
      <w:proofErr w:type="spellStart"/>
      <w:r>
        <w:rPr>
          <w:rStyle w:val="aAChar"/>
          <w:b w:val="0"/>
          <w:i/>
          <w:lang w:eastAsia="nl-NL"/>
        </w:rPr>
        <w:t>trunced</w:t>
      </w:r>
      <w:proofErr w:type="spellEnd"/>
      <w:r>
        <w:rPr>
          <w:rStyle w:val="aAChar"/>
          <w:b w:val="0"/>
          <w:lang w:eastAsia="nl-NL"/>
        </w:rPr>
        <w:t xml:space="preserve"> staat.</w:t>
      </w:r>
    </w:p>
    <w:p w14:paraId="275DE079" w14:textId="425F06EB" w:rsidR="00EB0D31" w:rsidRDefault="00EB0D31" w:rsidP="006F4F19">
      <w:pPr>
        <w:pStyle w:val="ListParagraph"/>
        <w:numPr>
          <w:ilvl w:val="0"/>
          <w:numId w:val="35"/>
        </w:numPr>
        <w:rPr>
          <w:rStyle w:val="aAChar"/>
          <w:b w:val="0"/>
          <w:lang w:eastAsia="nl-NL"/>
        </w:rPr>
      </w:pPr>
      <w:r>
        <w:rPr>
          <w:rStyle w:val="aAChar"/>
          <w:b w:val="0"/>
          <w:lang w:eastAsia="nl-NL"/>
        </w:rPr>
        <w:t xml:space="preserve">Wat is het verschil tussen de waarde van </w:t>
      </w:r>
      <w:r>
        <w:rPr>
          <w:rStyle w:val="aAChar"/>
          <w:b w:val="0"/>
          <w:i/>
          <w:lang w:eastAsia="nl-NL"/>
        </w:rPr>
        <w:t>output</w:t>
      </w:r>
      <w:r>
        <w:rPr>
          <w:rStyle w:val="aAChar"/>
          <w:b w:val="0"/>
          <w:lang w:eastAsia="nl-NL"/>
        </w:rPr>
        <w:t xml:space="preserve"> en </w:t>
      </w:r>
      <w:proofErr w:type="spellStart"/>
      <w:r>
        <w:rPr>
          <w:rStyle w:val="aAChar"/>
          <w:b w:val="0"/>
          <w:i/>
          <w:lang w:eastAsia="nl-NL"/>
        </w:rPr>
        <w:t>trunced</w:t>
      </w:r>
      <w:proofErr w:type="spellEnd"/>
      <w:r>
        <w:rPr>
          <w:rStyle w:val="aAChar"/>
          <w:b w:val="0"/>
          <w:lang w:eastAsia="nl-NL"/>
        </w:rPr>
        <w:t>?</w:t>
      </w:r>
    </w:p>
    <w:p w14:paraId="5682DC99" w14:textId="7CD213F5" w:rsidR="000B10B1" w:rsidRDefault="000B10B1" w:rsidP="006F4F19">
      <w:pPr>
        <w:pStyle w:val="ListParagraph"/>
        <w:numPr>
          <w:ilvl w:val="0"/>
          <w:numId w:val="35"/>
        </w:numPr>
        <w:rPr>
          <w:rStyle w:val="aAChar"/>
          <w:b w:val="0"/>
          <w:lang w:eastAsia="nl-NL"/>
        </w:rPr>
      </w:pPr>
      <w:r>
        <w:rPr>
          <w:rStyle w:val="aAChar"/>
          <w:b w:val="0"/>
          <w:lang w:eastAsia="nl-NL"/>
        </w:rPr>
        <w:t>Zet een breakpoint op regel 4 en verander de waarde van de variabele naar de waarde 5. Onderzoek door gebruik te maken van breakpoints wat het programma doet.</w:t>
      </w:r>
    </w:p>
    <w:p w14:paraId="0A14C3C2" w14:textId="77777777" w:rsidR="006512B1" w:rsidRDefault="006512B1" w:rsidP="006512B1">
      <w:pPr>
        <w:autoSpaceDE w:val="0"/>
        <w:autoSpaceDN w:val="0"/>
        <w:adjustRightInd w:val="0"/>
        <w:spacing w:after="0" w:line="240" w:lineRule="auto"/>
        <w:ind w:left="360"/>
        <w:rPr>
          <w:rFonts w:ascii="Courier New" w:hAnsi="Courier New" w:cs="Courier New"/>
          <w:color w:val="000000"/>
          <w:sz w:val="20"/>
          <w:szCs w:val="20"/>
        </w:rPr>
      </w:pPr>
    </w:p>
    <w:p w14:paraId="59A68EF1" w14:textId="77777777" w:rsidR="006512B1" w:rsidRDefault="006512B1" w:rsidP="006512B1">
      <w:pPr>
        <w:pStyle w:val="Caption"/>
        <w:keepNext/>
        <w:jc w:val="center"/>
      </w:pPr>
      <w:bookmarkStart w:id="276" w:name="_Ref492976634"/>
      <w:bookmarkStart w:id="277" w:name="_Ref492976626"/>
      <w:r>
        <w:t xml:space="preserve">Tabel </w:t>
      </w:r>
      <w:fldSimple w:instr=" SEQ Tabel \* ARABIC ">
        <w:r w:rsidR="00C04261">
          <w:rPr>
            <w:noProof/>
          </w:rPr>
          <w:t>2</w:t>
        </w:r>
      </w:fldSimple>
      <w:bookmarkEnd w:id="276"/>
      <w:r>
        <w:t>: code die een bewerking op decimalen uitvoert.</w:t>
      </w:r>
      <w:bookmarkEnd w:id="277"/>
    </w:p>
    <w:tbl>
      <w:tblPr>
        <w:tblStyle w:val="TableGrid"/>
        <w:tblW w:w="8647" w:type="dxa"/>
        <w:tblInd w:w="279" w:type="dxa"/>
        <w:tblLook w:val="04A0" w:firstRow="1" w:lastRow="0" w:firstColumn="1" w:lastColumn="0" w:noHBand="0" w:noVBand="1"/>
      </w:tblPr>
      <w:tblGrid>
        <w:gridCol w:w="8647"/>
      </w:tblGrid>
      <w:tr w:rsidR="006512B1" w:rsidRPr="00EC2C4C" w14:paraId="143838AE" w14:textId="77777777" w:rsidTr="006C62D7">
        <w:tc>
          <w:tcPr>
            <w:tcW w:w="8647" w:type="dxa"/>
          </w:tcPr>
          <w:p w14:paraId="65C6867F" w14:textId="77777777" w:rsidR="006512B1" w:rsidRPr="00EB0D31" w:rsidRDefault="006512B1" w:rsidP="006512B1">
            <w:pPr>
              <w:pStyle w:val="ListParagraph"/>
              <w:numPr>
                <w:ilvl w:val="0"/>
                <w:numId w:val="39"/>
              </w:numPr>
              <w:autoSpaceDE w:val="0"/>
              <w:autoSpaceDN w:val="0"/>
              <w:adjustRightInd w:val="0"/>
              <w:ind w:left="884" w:hanging="567"/>
              <w:rPr>
                <w:rFonts w:ascii="Courier New" w:hAnsi="Courier New" w:cs="Courier New"/>
                <w:sz w:val="24"/>
                <w:szCs w:val="24"/>
              </w:rPr>
            </w:pPr>
            <w:proofErr w:type="spellStart"/>
            <w:r w:rsidRPr="00EB0D31">
              <w:rPr>
                <w:rFonts w:ascii="Courier New" w:hAnsi="Courier New" w:cs="Courier New"/>
                <w:color w:val="000000"/>
                <w:sz w:val="20"/>
                <w:szCs w:val="20"/>
              </w:rPr>
              <w:t>clear</w:t>
            </w:r>
            <w:proofErr w:type="spellEnd"/>
            <w:r w:rsidRPr="00EB0D31">
              <w:rPr>
                <w:rFonts w:ascii="Courier New" w:hAnsi="Courier New" w:cs="Courier New"/>
                <w:color w:val="000000"/>
                <w:sz w:val="20"/>
                <w:szCs w:val="20"/>
              </w:rPr>
              <w:t xml:space="preserve"> </w:t>
            </w:r>
            <w:proofErr w:type="spellStart"/>
            <w:r w:rsidRPr="00EB0D31">
              <w:rPr>
                <w:rFonts w:ascii="Courier New" w:hAnsi="Courier New" w:cs="Courier New"/>
                <w:color w:val="A020F0"/>
                <w:sz w:val="20"/>
                <w:szCs w:val="20"/>
              </w:rPr>
              <w:t>all</w:t>
            </w:r>
            <w:proofErr w:type="spellEnd"/>
            <w:r w:rsidRPr="00EB0D31">
              <w:rPr>
                <w:rFonts w:ascii="Courier New" w:hAnsi="Courier New" w:cs="Courier New"/>
                <w:color w:val="000000"/>
                <w:sz w:val="20"/>
                <w:szCs w:val="20"/>
              </w:rPr>
              <w:t>;</w:t>
            </w:r>
          </w:p>
          <w:p w14:paraId="0C2292E7" w14:textId="77777777" w:rsidR="006512B1" w:rsidRPr="00EB0D31" w:rsidRDefault="006512B1" w:rsidP="006512B1">
            <w:pPr>
              <w:pStyle w:val="ListParagraph"/>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 xml:space="preserve">close </w:t>
            </w:r>
            <w:proofErr w:type="spellStart"/>
            <w:r w:rsidRPr="00EB0D31">
              <w:rPr>
                <w:rFonts w:ascii="Courier New" w:hAnsi="Courier New" w:cs="Courier New"/>
                <w:color w:val="A020F0"/>
                <w:sz w:val="20"/>
                <w:szCs w:val="20"/>
              </w:rPr>
              <w:t>all</w:t>
            </w:r>
            <w:proofErr w:type="spellEnd"/>
            <w:r w:rsidRPr="00EB0D31">
              <w:rPr>
                <w:rFonts w:ascii="Courier New" w:hAnsi="Courier New" w:cs="Courier New"/>
                <w:color w:val="000000"/>
                <w:sz w:val="20"/>
                <w:szCs w:val="20"/>
              </w:rPr>
              <w:t>;</w:t>
            </w:r>
          </w:p>
          <w:p w14:paraId="256A5673" w14:textId="77777777" w:rsidR="006512B1" w:rsidRPr="00EB0D31" w:rsidRDefault="006512B1" w:rsidP="006512B1">
            <w:pPr>
              <w:pStyle w:val="ListParagraph"/>
              <w:numPr>
                <w:ilvl w:val="0"/>
                <w:numId w:val="39"/>
              </w:numPr>
              <w:autoSpaceDE w:val="0"/>
              <w:autoSpaceDN w:val="0"/>
              <w:adjustRightInd w:val="0"/>
              <w:ind w:left="884" w:hanging="567"/>
              <w:rPr>
                <w:rFonts w:ascii="Courier New" w:hAnsi="Courier New" w:cs="Courier New"/>
                <w:sz w:val="24"/>
                <w:szCs w:val="24"/>
              </w:rPr>
            </w:pPr>
            <w:proofErr w:type="spellStart"/>
            <w:r w:rsidRPr="00EB0D31">
              <w:rPr>
                <w:rFonts w:ascii="Courier New" w:hAnsi="Courier New" w:cs="Courier New"/>
                <w:color w:val="000000"/>
                <w:sz w:val="20"/>
                <w:szCs w:val="20"/>
              </w:rPr>
              <w:t>clc</w:t>
            </w:r>
            <w:proofErr w:type="spellEnd"/>
            <w:r w:rsidRPr="00EB0D31">
              <w:rPr>
                <w:rFonts w:ascii="Courier New" w:hAnsi="Courier New" w:cs="Courier New"/>
                <w:color w:val="000000"/>
                <w:sz w:val="20"/>
                <w:szCs w:val="20"/>
              </w:rPr>
              <w:t>;</w:t>
            </w:r>
          </w:p>
          <w:p w14:paraId="7B834BE5" w14:textId="77777777" w:rsidR="006512B1" w:rsidRPr="00EB0D31" w:rsidRDefault="006512B1" w:rsidP="006512B1">
            <w:pPr>
              <w:pStyle w:val="ListParagraph"/>
              <w:numPr>
                <w:ilvl w:val="0"/>
                <w:numId w:val="39"/>
              </w:numPr>
              <w:autoSpaceDE w:val="0"/>
              <w:autoSpaceDN w:val="0"/>
              <w:adjustRightInd w:val="0"/>
              <w:ind w:left="884" w:hanging="567"/>
              <w:rPr>
                <w:rFonts w:ascii="Courier New" w:hAnsi="Courier New" w:cs="Courier New"/>
                <w:sz w:val="24"/>
                <w:szCs w:val="24"/>
              </w:rPr>
            </w:pPr>
            <w:proofErr w:type="spellStart"/>
            <w:r w:rsidRPr="00EB0D31">
              <w:rPr>
                <w:rFonts w:ascii="Courier New" w:hAnsi="Courier New" w:cs="Courier New"/>
                <w:color w:val="000000"/>
                <w:sz w:val="20"/>
                <w:szCs w:val="20"/>
              </w:rPr>
              <w:t>decimal</w:t>
            </w:r>
            <w:proofErr w:type="spellEnd"/>
            <w:r w:rsidRPr="00EB0D31">
              <w:rPr>
                <w:rFonts w:ascii="Courier New" w:hAnsi="Courier New" w:cs="Courier New"/>
                <w:color w:val="000000"/>
                <w:sz w:val="20"/>
                <w:szCs w:val="20"/>
              </w:rPr>
              <w:t xml:space="preserve"> = 2;</w:t>
            </w:r>
          </w:p>
          <w:p w14:paraId="77039363" w14:textId="77777777" w:rsidR="006512B1" w:rsidRPr="00EB0D31" w:rsidRDefault="006512B1" w:rsidP="006512B1">
            <w:pPr>
              <w:pStyle w:val="ListParagraph"/>
              <w:numPr>
                <w:ilvl w:val="0"/>
                <w:numId w:val="39"/>
              </w:numPr>
              <w:autoSpaceDE w:val="0"/>
              <w:autoSpaceDN w:val="0"/>
              <w:adjustRightInd w:val="0"/>
              <w:ind w:left="884" w:hanging="567"/>
              <w:rPr>
                <w:rFonts w:ascii="Courier New" w:hAnsi="Courier New" w:cs="Courier New"/>
                <w:sz w:val="24"/>
                <w:szCs w:val="24"/>
              </w:rPr>
            </w:pPr>
            <w:proofErr w:type="spellStart"/>
            <w:r w:rsidRPr="00EB0D31">
              <w:rPr>
                <w:rFonts w:ascii="Courier New" w:hAnsi="Courier New" w:cs="Courier New"/>
                <w:color w:val="000000"/>
                <w:sz w:val="20"/>
                <w:szCs w:val="20"/>
              </w:rPr>
              <w:t>number</w:t>
            </w:r>
            <w:proofErr w:type="spellEnd"/>
            <w:r w:rsidRPr="00EB0D31">
              <w:rPr>
                <w:rFonts w:ascii="Courier New" w:hAnsi="Courier New" w:cs="Courier New"/>
                <w:color w:val="000000"/>
                <w:sz w:val="20"/>
                <w:szCs w:val="20"/>
              </w:rPr>
              <w:t xml:space="preserve"> = 1.23456789123</w:t>
            </w:r>
          </w:p>
          <w:p w14:paraId="5F3A3F43" w14:textId="77777777" w:rsidR="006512B1" w:rsidRPr="00EB0D31" w:rsidRDefault="006512B1" w:rsidP="006512B1">
            <w:pPr>
              <w:pStyle w:val="ListParagraph"/>
              <w:numPr>
                <w:ilvl w:val="0"/>
                <w:numId w:val="39"/>
              </w:numPr>
              <w:autoSpaceDE w:val="0"/>
              <w:autoSpaceDN w:val="0"/>
              <w:adjustRightInd w:val="0"/>
              <w:ind w:left="884" w:hanging="567"/>
              <w:rPr>
                <w:rFonts w:ascii="Courier New" w:hAnsi="Courier New" w:cs="Courier New"/>
                <w:sz w:val="24"/>
                <w:szCs w:val="24"/>
              </w:rPr>
            </w:pPr>
            <w:proofErr w:type="spellStart"/>
            <w:r w:rsidRPr="00EB0D31">
              <w:rPr>
                <w:rFonts w:ascii="Courier New" w:hAnsi="Courier New" w:cs="Courier New"/>
                <w:color w:val="000000"/>
                <w:sz w:val="20"/>
                <w:szCs w:val="20"/>
              </w:rPr>
              <w:t>decimal</w:t>
            </w:r>
            <w:proofErr w:type="spellEnd"/>
            <w:r w:rsidRPr="00EB0D31">
              <w:rPr>
                <w:rFonts w:ascii="Courier New" w:hAnsi="Courier New" w:cs="Courier New"/>
                <w:color w:val="000000"/>
                <w:sz w:val="20"/>
                <w:szCs w:val="20"/>
              </w:rPr>
              <w:t xml:space="preserve"> = 10^decimal;</w:t>
            </w:r>
          </w:p>
          <w:p w14:paraId="5899E8BF" w14:textId="77777777" w:rsidR="006512B1" w:rsidRPr="00EB0D31" w:rsidRDefault="006512B1" w:rsidP="006512B1">
            <w:pPr>
              <w:pStyle w:val="ListParagraph"/>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 xml:space="preserve">big = </w:t>
            </w:r>
            <w:proofErr w:type="spellStart"/>
            <w:r w:rsidRPr="00EB0D31">
              <w:rPr>
                <w:rFonts w:ascii="Courier New" w:hAnsi="Courier New" w:cs="Courier New"/>
                <w:color w:val="000000"/>
                <w:sz w:val="20"/>
                <w:szCs w:val="20"/>
              </w:rPr>
              <w:t>number</w:t>
            </w:r>
            <w:proofErr w:type="spellEnd"/>
            <w:r w:rsidRPr="00EB0D31">
              <w:rPr>
                <w:rFonts w:ascii="Courier New" w:hAnsi="Courier New" w:cs="Courier New"/>
                <w:color w:val="000000"/>
                <w:sz w:val="20"/>
                <w:szCs w:val="20"/>
              </w:rPr>
              <w:t>*</w:t>
            </w:r>
            <w:proofErr w:type="spellStart"/>
            <w:r w:rsidRPr="00EB0D31">
              <w:rPr>
                <w:rFonts w:ascii="Courier New" w:hAnsi="Courier New" w:cs="Courier New"/>
                <w:color w:val="000000"/>
                <w:sz w:val="20"/>
                <w:szCs w:val="20"/>
              </w:rPr>
              <w:t>decimal</w:t>
            </w:r>
            <w:proofErr w:type="spellEnd"/>
            <w:r w:rsidRPr="00EB0D31">
              <w:rPr>
                <w:rFonts w:ascii="Courier New" w:hAnsi="Courier New" w:cs="Courier New"/>
                <w:color w:val="000000"/>
                <w:sz w:val="20"/>
                <w:szCs w:val="20"/>
              </w:rPr>
              <w:t>;</w:t>
            </w:r>
          </w:p>
          <w:p w14:paraId="2382C772" w14:textId="77777777" w:rsidR="006512B1" w:rsidRPr="00EB0D31" w:rsidRDefault="006512B1" w:rsidP="006512B1">
            <w:pPr>
              <w:pStyle w:val="ListParagraph"/>
              <w:numPr>
                <w:ilvl w:val="0"/>
                <w:numId w:val="39"/>
              </w:numPr>
              <w:autoSpaceDE w:val="0"/>
              <w:autoSpaceDN w:val="0"/>
              <w:adjustRightInd w:val="0"/>
              <w:ind w:left="884" w:hanging="567"/>
              <w:rPr>
                <w:rFonts w:ascii="Courier New" w:hAnsi="Courier New" w:cs="Courier New"/>
                <w:sz w:val="24"/>
                <w:szCs w:val="24"/>
              </w:rPr>
            </w:pPr>
            <w:proofErr w:type="spellStart"/>
            <w:r w:rsidRPr="00EB0D31">
              <w:rPr>
                <w:rFonts w:ascii="Courier New" w:hAnsi="Courier New" w:cs="Courier New"/>
                <w:color w:val="000000"/>
                <w:sz w:val="20"/>
                <w:szCs w:val="20"/>
              </w:rPr>
              <w:t>rounded</w:t>
            </w:r>
            <w:proofErr w:type="spellEnd"/>
            <w:r w:rsidRPr="00EB0D31">
              <w:rPr>
                <w:rFonts w:ascii="Courier New" w:hAnsi="Courier New" w:cs="Courier New"/>
                <w:color w:val="000000"/>
                <w:sz w:val="20"/>
                <w:szCs w:val="20"/>
              </w:rPr>
              <w:t xml:space="preserve"> = </w:t>
            </w:r>
            <w:proofErr w:type="spellStart"/>
            <w:r w:rsidRPr="00EB0D31">
              <w:rPr>
                <w:rFonts w:ascii="Courier New" w:hAnsi="Courier New" w:cs="Courier New"/>
                <w:color w:val="000000"/>
                <w:sz w:val="20"/>
                <w:szCs w:val="20"/>
              </w:rPr>
              <w:t>round</w:t>
            </w:r>
            <w:proofErr w:type="spellEnd"/>
            <w:r w:rsidRPr="00EB0D31">
              <w:rPr>
                <w:rFonts w:ascii="Courier New" w:hAnsi="Courier New" w:cs="Courier New"/>
                <w:color w:val="000000"/>
                <w:sz w:val="20"/>
                <w:szCs w:val="20"/>
              </w:rPr>
              <w:t>(big);</w:t>
            </w:r>
          </w:p>
          <w:p w14:paraId="6B2A3501" w14:textId="77777777" w:rsidR="006512B1" w:rsidRPr="00EB0D31" w:rsidRDefault="006512B1" w:rsidP="006512B1">
            <w:pPr>
              <w:pStyle w:val="ListParagraph"/>
              <w:numPr>
                <w:ilvl w:val="0"/>
                <w:numId w:val="39"/>
              </w:numPr>
              <w:autoSpaceDE w:val="0"/>
              <w:autoSpaceDN w:val="0"/>
              <w:adjustRightInd w:val="0"/>
              <w:ind w:left="884" w:hanging="567"/>
              <w:rPr>
                <w:rFonts w:ascii="Courier New" w:hAnsi="Courier New" w:cs="Courier New"/>
                <w:sz w:val="24"/>
                <w:szCs w:val="24"/>
              </w:rPr>
            </w:pPr>
            <w:proofErr w:type="spellStart"/>
            <w:r w:rsidRPr="00EB0D31">
              <w:rPr>
                <w:rFonts w:ascii="Courier New" w:hAnsi="Courier New" w:cs="Courier New"/>
                <w:color w:val="000000"/>
                <w:sz w:val="20"/>
                <w:szCs w:val="20"/>
              </w:rPr>
              <w:t>trunced</w:t>
            </w:r>
            <w:proofErr w:type="spellEnd"/>
            <w:r w:rsidRPr="00EB0D31">
              <w:rPr>
                <w:rFonts w:ascii="Courier New" w:hAnsi="Courier New" w:cs="Courier New"/>
                <w:color w:val="000000"/>
                <w:sz w:val="20"/>
                <w:szCs w:val="20"/>
              </w:rPr>
              <w:t xml:space="preserve"> = </w:t>
            </w:r>
            <w:proofErr w:type="spellStart"/>
            <w:r w:rsidRPr="00EB0D31">
              <w:rPr>
                <w:rFonts w:ascii="Courier New" w:hAnsi="Courier New" w:cs="Courier New"/>
                <w:color w:val="000000"/>
                <w:sz w:val="20"/>
                <w:szCs w:val="20"/>
              </w:rPr>
              <w:t>rounded</w:t>
            </w:r>
            <w:proofErr w:type="spellEnd"/>
            <w:r w:rsidRPr="00EB0D31">
              <w:rPr>
                <w:rFonts w:ascii="Courier New" w:hAnsi="Courier New" w:cs="Courier New"/>
                <w:color w:val="000000"/>
                <w:sz w:val="20"/>
                <w:szCs w:val="20"/>
              </w:rPr>
              <w:t>/</w:t>
            </w:r>
            <w:proofErr w:type="spellStart"/>
            <w:r w:rsidRPr="00EB0D31">
              <w:rPr>
                <w:rFonts w:ascii="Courier New" w:hAnsi="Courier New" w:cs="Courier New"/>
                <w:color w:val="000000"/>
                <w:sz w:val="20"/>
                <w:szCs w:val="20"/>
              </w:rPr>
              <w:t>decimal</w:t>
            </w:r>
            <w:proofErr w:type="spellEnd"/>
            <w:r w:rsidRPr="00EB0D31">
              <w:rPr>
                <w:rFonts w:ascii="Courier New" w:hAnsi="Courier New" w:cs="Courier New"/>
                <w:color w:val="000000"/>
                <w:sz w:val="20"/>
                <w:szCs w:val="20"/>
              </w:rPr>
              <w:t>;</w:t>
            </w:r>
          </w:p>
          <w:p w14:paraId="4D406A56" w14:textId="77777777" w:rsidR="006512B1" w:rsidRPr="00990BB5" w:rsidRDefault="006512B1" w:rsidP="006512B1">
            <w:pPr>
              <w:pStyle w:val="ListParagraph"/>
              <w:numPr>
                <w:ilvl w:val="0"/>
                <w:numId w:val="39"/>
              </w:numPr>
              <w:autoSpaceDE w:val="0"/>
              <w:autoSpaceDN w:val="0"/>
              <w:adjustRightInd w:val="0"/>
              <w:ind w:left="884" w:hanging="567"/>
              <w:rPr>
                <w:rFonts w:ascii="Courier New" w:hAnsi="Courier New" w:cs="Courier New"/>
                <w:sz w:val="24"/>
                <w:szCs w:val="24"/>
                <w:lang w:val="en-US"/>
              </w:rPr>
            </w:pPr>
            <w:r w:rsidRPr="00990BB5">
              <w:rPr>
                <w:rFonts w:ascii="Courier New" w:hAnsi="Courier New" w:cs="Courier New"/>
                <w:color w:val="000000"/>
                <w:sz w:val="20"/>
                <w:szCs w:val="20"/>
                <w:lang w:val="en-US"/>
              </w:rPr>
              <w:t xml:space="preserve">output = </w:t>
            </w:r>
            <w:proofErr w:type="spellStart"/>
            <w:r w:rsidRPr="00990BB5">
              <w:rPr>
                <w:rFonts w:ascii="Courier New" w:hAnsi="Courier New" w:cs="Courier New"/>
                <w:color w:val="000000"/>
                <w:sz w:val="20"/>
                <w:szCs w:val="20"/>
                <w:lang w:val="en-US"/>
              </w:rPr>
              <w:t>sprintf</w:t>
            </w:r>
            <w:proofErr w:type="spellEnd"/>
            <w:r w:rsidRPr="00990BB5">
              <w:rPr>
                <w:rFonts w:ascii="Courier New" w:hAnsi="Courier New" w:cs="Courier New"/>
                <w:color w:val="000000"/>
                <w:sz w:val="20"/>
                <w:szCs w:val="20"/>
                <w:lang w:val="en-US"/>
              </w:rPr>
              <w:t>(</w:t>
            </w:r>
            <w:r w:rsidRPr="00990BB5">
              <w:rPr>
                <w:rFonts w:ascii="Courier New" w:hAnsi="Courier New" w:cs="Courier New"/>
                <w:color w:val="A020F0"/>
                <w:sz w:val="20"/>
                <w:szCs w:val="20"/>
                <w:lang w:val="en-US"/>
              </w:rPr>
              <w:t>'%g'</w:t>
            </w:r>
            <w:r w:rsidRPr="00990BB5">
              <w:rPr>
                <w:rFonts w:ascii="Courier New" w:hAnsi="Courier New" w:cs="Courier New"/>
                <w:color w:val="000000"/>
                <w:sz w:val="20"/>
                <w:szCs w:val="20"/>
                <w:lang w:val="en-US"/>
              </w:rPr>
              <w:t>,</w:t>
            </w:r>
            <w:proofErr w:type="spellStart"/>
            <w:r w:rsidRPr="00990BB5">
              <w:rPr>
                <w:rFonts w:ascii="Courier New" w:hAnsi="Courier New" w:cs="Courier New"/>
                <w:color w:val="000000"/>
                <w:sz w:val="20"/>
                <w:szCs w:val="20"/>
                <w:lang w:val="en-US"/>
              </w:rPr>
              <w:t>trunced</w:t>
            </w:r>
            <w:proofErr w:type="spellEnd"/>
            <w:r w:rsidRPr="00990BB5">
              <w:rPr>
                <w:rFonts w:ascii="Courier New" w:hAnsi="Courier New" w:cs="Courier New"/>
                <w:color w:val="000000"/>
                <w:sz w:val="20"/>
                <w:szCs w:val="20"/>
                <w:lang w:val="en-US"/>
              </w:rPr>
              <w:t>)</w:t>
            </w:r>
          </w:p>
          <w:p w14:paraId="3B3C5290" w14:textId="77777777" w:rsidR="006512B1" w:rsidRPr="00990BB5" w:rsidRDefault="006512B1" w:rsidP="006C62D7">
            <w:pPr>
              <w:rPr>
                <w:lang w:val="en-US" w:eastAsia="nl-NL"/>
              </w:rPr>
            </w:pPr>
          </w:p>
        </w:tc>
      </w:tr>
    </w:tbl>
    <w:p w14:paraId="7827EE7F" w14:textId="55647621" w:rsidR="006512B1" w:rsidRPr="00990BB5" w:rsidRDefault="006512B1" w:rsidP="006512B1">
      <w:pPr>
        <w:pStyle w:val="ListParagraph"/>
        <w:rPr>
          <w:rStyle w:val="aAChar"/>
          <w:b w:val="0"/>
          <w:lang w:val="en-US" w:eastAsia="nl-NL"/>
        </w:rPr>
      </w:pPr>
    </w:p>
    <w:p w14:paraId="16F1CFEA" w14:textId="7DE0459C" w:rsidR="006512B1" w:rsidRPr="003A2140" w:rsidRDefault="006512B1" w:rsidP="006F4F19">
      <w:pPr>
        <w:pStyle w:val="ListParagraph"/>
        <w:numPr>
          <w:ilvl w:val="0"/>
          <w:numId w:val="35"/>
        </w:numPr>
        <w:rPr>
          <w:rStyle w:val="aAChar"/>
          <w:b w:val="0"/>
          <w:lang w:eastAsia="nl-NL"/>
        </w:rPr>
      </w:pPr>
      <w:r>
        <w:rPr>
          <w:rStyle w:val="aAChar"/>
          <w:b w:val="0"/>
          <w:lang w:eastAsia="nl-NL"/>
        </w:rPr>
        <w:t xml:space="preserve">Wat is handig aan het </w:t>
      </w:r>
      <w:commentRangeStart w:id="278"/>
      <w:r>
        <w:rPr>
          <w:rStyle w:val="aAChar"/>
          <w:b w:val="0"/>
          <w:lang w:eastAsia="nl-NL"/>
        </w:rPr>
        <w:t>gebruiken</w:t>
      </w:r>
      <w:commentRangeEnd w:id="278"/>
      <w:r w:rsidR="00DB4006">
        <w:rPr>
          <w:rStyle w:val="CommentReference"/>
        </w:rPr>
        <w:commentReference w:id="278"/>
      </w:r>
      <w:r>
        <w:rPr>
          <w:rStyle w:val="aAChar"/>
          <w:b w:val="0"/>
          <w:lang w:eastAsia="nl-NL"/>
        </w:rPr>
        <w:t xml:space="preserve"> van breakpoints?</w:t>
      </w:r>
    </w:p>
    <w:p w14:paraId="34AABFF3" w14:textId="1FDB5EEB" w:rsidR="006512B1" w:rsidRDefault="006512B1">
      <w:pPr>
        <w:rPr>
          <w:lang w:eastAsia="nl-NL"/>
        </w:rPr>
      </w:pPr>
      <w:r>
        <w:rPr>
          <w:lang w:eastAsia="nl-NL"/>
        </w:rPr>
        <w:br w:type="page"/>
      </w:r>
    </w:p>
    <w:p w14:paraId="38A84256" w14:textId="0B86279F" w:rsidR="006A3F1D" w:rsidRDefault="006A3F1D" w:rsidP="006A3F1D">
      <w:pPr>
        <w:pStyle w:val="Heading2"/>
        <w:rPr>
          <w:lang w:eastAsia="nl-NL"/>
        </w:rPr>
      </w:pPr>
      <w:bookmarkStart w:id="279" w:name="_Toc492989514"/>
      <w:r>
        <w:rPr>
          <w:lang w:eastAsia="nl-NL"/>
        </w:rPr>
        <w:lastRenderedPageBreak/>
        <w:t>Antwoorden</w:t>
      </w:r>
      <w:bookmarkEnd w:id="279"/>
    </w:p>
    <w:p w14:paraId="560675ED" w14:textId="550B9F00" w:rsidR="006F4F19" w:rsidRDefault="003A2140" w:rsidP="006F4F19">
      <w:pPr>
        <w:pStyle w:val="ListParagraph"/>
        <w:numPr>
          <w:ilvl w:val="0"/>
          <w:numId w:val="37"/>
        </w:numPr>
        <w:rPr>
          <w:lang w:eastAsia="nl-NL"/>
        </w:rPr>
      </w:pPr>
      <w:r>
        <w:rPr>
          <w:lang w:eastAsia="nl-NL"/>
        </w:rPr>
        <w:t xml:space="preserve">Op regel 5. Waarom? Omdat dan de code in regel 4 al is uitgevoerd en het resultaat van de </w:t>
      </w:r>
      <w:proofErr w:type="spellStart"/>
      <w:r>
        <w:rPr>
          <w:lang w:eastAsia="nl-NL"/>
        </w:rPr>
        <w:t>fucntie</w:t>
      </w:r>
      <w:proofErr w:type="spellEnd"/>
      <w:r>
        <w:rPr>
          <w:lang w:eastAsia="nl-NL"/>
        </w:rPr>
        <w:t xml:space="preserve"> </w:t>
      </w:r>
      <w:proofErr w:type="spellStart"/>
      <w:r>
        <w:rPr>
          <w:lang w:eastAsia="nl-NL"/>
        </w:rPr>
        <w:t>randn</w:t>
      </w:r>
      <w:proofErr w:type="spellEnd"/>
      <w:r>
        <w:rPr>
          <w:lang w:eastAsia="nl-NL"/>
        </w:rPr>
        <w:t xml:space="preserve">(1,11) in de variabele </w:t>
      </w:r>
      <w:r>
        <w:rPr>
          <w:i/>
          <w:lang w:eastAsia="nl-NL"/>
        </w:rPr>
        <w:t>vector</w:t>
      </w:r>
      <w:r>
        <w:rPr>
          <w:lang w:eastAsia="nl-NL"/>
        </w:rPr>
        <w:t xml:space="preserve"> is opgeslagen. Je wilde weten wat er in de variabele </w:t>
      </w:r>
      <w:r>
        <w:rPr>
          <w:i/>
          <w:lang w:eastAsia="nl-NL"/>
        </w:rPr>
        <w:t>vector</w:t>
      </w:r>
      <w:r>
        <w:rPr>
          <w:lang w:eastAsia="nl-NL"/>
        </w:rPr>
        <w:t xml:space="preserve"> is opgeslagen.</w:t>
      </w:r>
    </w:p>
    <w:p w14:paraId="3DB84EA2" w14:textId="77AC895B" w:rsidR="003A2140" w:rsidRDefault="003A2140" w:rsidP="006F4F19">
      <w:pPr>
        <w:pStyle w:val="ListParagraph"/>
        <w:numPr>
          <w:ilvl w:val="0"/>
          <w:numId w:val="37"/>
        </w:numPr>
        <w:rPr>
          <w:lang w:eastAsia="nl-NL"/>
        </w:rPr>
      </w:pPr>
      <w:r>
        <w:rPr>
          <w:lang w:eastAsia="nl-NL"/>
        </w:rPr>
        <w:t>Dit is een opdracht er is dus geen antwoord.</w:t>
      </w:r>
    </w:p>
    <w:p w14:paraId="406ED9F6" w14:textId="47B5AE62" w:rsidR="003A2140" w:rsidRDefault="003A2140" w:rsidP="006F4F19">
      <w:pPr>
        <w:pStyle w:val="ListParagraph"/>
        <w:numPr>
          <w:ilvl w:val="0"/>
          <w:numId w:val="37"/>
        </w:numPr>
        <w:rPr>
          <w:lang w:eastAsia="nl-NL"/>
        </w:rPr>
      </w:pPr>
      <w:r>
        <w:rPr>
          <w:lang w:eastAsia="nl-NL"/>
        </w:rPr>
        <w:t xml:space="preserve">Op regel 1. Let op! Nu is deze regel nog niet uitgevoerd. Dat uitvoeren gebeurd pas als je op F10 hebt gedrukt, dan spring je naar de volgende regel. Tijdens die actie kun je zien wat deze regel exact doet. Als het goed is, is je opgevallen dat alle variabelen in de </w:t>
      </w:r>
      <w:proofErr w:type="spellStart"/>
      <w:r>
        <w:rPr>
          <w:lang w:eastAsia="nl-NL"/>
        </w:rPr>
        <w:t>Workspace</w:t>
      </w:r>
      <w:proofErr w:type="spellEnd"/>
      <w:r>
        <w:rPr>
          <w:lang w:eastAsia="nl-NL"/>
        </w:rPr>
        <w:t xml:space="preserve"> worden verwijderd.</w:t>
      </w:r>
    </w:p>
    <w:p w14:paraId="696E292D" w14:textId="5CC6552E" w:rsidR="00EB0D31" w:rsidRDefault="00EB0D31" w:rsidP="006F4F19">
      <w:pPr>
        <w:pStyle w:val="ListParagraph"/>
        <w:numPr>
          <w:ilvl w:val="0"/>
          <w:numId w:val="37"/>
        </w:numPr>
        <w:rPr>
          <w:lang w:eastAsia="nl-NL"/>
        </w:rPr>
      </w:pPr>
      <w:r>
        <w:rPr>
          <w:lang w:eastAsia="nl-NL"/>
        </w:rPr>
        <w:t xml:space="preserve">Regel 8 of 9. Regel 9 is het meest handig als je alleen het resultaat van de functie </w:t>
      </w:r>
      <w:proofErr w:type="spellStart"/>
      <w:r>
        <w:rPr>
          <w:lang w:eastAsia="nl-NL"/>
        </w:rPr>
        <w:t>round</w:t>
      </w:r>
      <w:proofErr w:type="spellEnd"/>
      <w:r>
        <w:rPr>
          <w:lang w:eastAsia="nl-NL"/>
        </w:rPr>
        <w:t xml:space="preserve">() wil bestuderen. Regel 8 is het meest handig als je wil bekijken wat er exact gebeurt voordat je de functie </w:t>
      </w:r>
      <w:proofErr w:type="spellStart"/>
      <w:r>
        <w:rPr>
          <w:lang w:eastAsia="nl-NL"/>
        </w:rPr>
        <w:t>round</w:t>
      </w:r>
      <w:proofErr w:type="spellEnd"/>
      <w:r>
        <w:rPr>
          <w:lang w:eastAsia="nl-NL"/>
        </w:rPr>
        <w:t>() wil uitvoeren. In de praktijk zal je allebei de scenario’s even vaak zien voorkomen.</w:t>
      </w:r>
    </w:p>
    <w:p w14:paraId="52994C2C" w14:textId="3DFB95B3" w:rsidR="00EB0D31" w:rsidRDefault="00EB0D31" w:rsidP="000B10B1">
      <w:pPr>
        <w:pStyle w:val="ListParagraph"/>
        <w:numPr>
          <w:ilvl w:val="0"/>
          <w:numId w:val="37"/>
        </w:numPr>
        <w:rPr>
          <w:lang w:eastAsia="nl-NL"/>
        </w:rPr>
      </w:pPr>
      <w:r>
        <w:rPr>
          <w:lang w:eastAsia="nl-NL"/>
        </w:rPr>
        <w:t xml:space="preserve">Je hebt een breakpoint op regel 10 gezet en je gaat vervolgens met de muis op de variabele </w:t>
      </w:r>
      <w:proofErr w:type="spellStart"/>
      <w:r>
        <w:rPr>
          <w:i/>
          <w:lang w:eastAsia="nl-NL"/>
        </w:rPr>
        <w:t>trunced</w:t>
      </w:r>
      <w:proofErr w:type="spellEnd"/>
      <w:r>
        <w:rPr>
          <w:lang w:eastAsia="nl-NL"/>
        </w:rPr>
        <w:t xml:space="preserve"> staan: </w:t>
      </w:r>
    </w:p>
    <w:p w14:paraId="4A29E319" w14:textId="545F4954" w:rsidR="000B10B1" w:rsidRDefault="000B10B1" w:rsidP="000B10B1">
      <w:pPr>
        <w:keepNext/>
        <w:jc w:val="center"/>
      </w:pPr>
      <w:r w:rsidRPr="00EB0D31">
        <w:rPr>
          <w:noProof/>
          <w:lang w:val="en-US"/>
        </w:rPr>
        <w:drawing>
          <wp:inline distT="0" distB="0" distL="0" distR="0" wp14:anchorId="69F9FC9C" wp14:editId="365CEDD9">
            <wp:extent cx="4486901" cy="236253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6901" cy="2362530"/>
                    </a:xfrm>
                    <a:prstGeom prst="rect">
                      <a:avLst/>
                    </a:prstGeom>
                  </pic:spPr>
                </pic:pic>
              </a:graphicData>
            </a:graphic>
          </wp:inline>
        </w:drawing>
      </w:r>
    </w:p>
    <w:p w14:paraId="77AAD342" w14:textId="29FE152D" w:rsidR="000B10B1" w:rsidRDefault="000B10B1" w:rsidP="000B10B1">
      <w:pPr>
        <w:pStyle w:val="Caption"/>
        <w:jc w:val="center"/>
      </w:pPr>
      <w:r>
        <w:t xml:space="preserve">Figuur </w:t>
      </w:r>
      <w:fldSimple w:instr=" SEQ Figuur \* ARABIC ">
        <w:r w:rsidR="00261D27">
          <w:rPr>
            <w:noProof/>
          </w:rPr>
          <w:t>11</w:t>
        </w:r>
      </w:fldSimple>
      <w:r>
        <w:t xml:space="preserve">: </w:t>
      </w:r>
      <w:r w:rsidR="000D1466">
        <w:t>Matlab</w:t>
      </w:r>
      <w:r>
        <w:t xml:space="preserve"> geeft tijdens het debuggen aan wat de waarde is van een variabele als je met muis op de variabele staat.</w:t>
      </w:r>
    </w:p>
    <w:p w14:paraId="6F778602" w14:textId="706E676E" w:rsidR="000B10B1" w:rsidRDefault="000B10B1" w:rsidP="000B10B1">
      <w:pPr>
        <w:pStyle w:val="ListParagraph"/>
        <w:numPr>
          <w:ilvl w:val="0"/>
          <w:numId w:val="37"/>
        </w:numPr>
        <w:rPr>
          <w:lang w:eastAsia="nl-NL"/>
        </w:rPr>
      </w:pPr>
      <w:r>
        <w:rPr>
          <w:lang w:eastAsia="nl-NL"/>
        </w:rPr>
        <w:t xml:space="preserve">Het verschil is te zien in de </w:t>
      </w:r>
      <w:proofErr w:type="spellStart"/>
      <w:r>
        <w:rPr>
          <w:lang w:eastAsia="nl-NL"/>
        </w:rPr>
        <w:t>Workspace</w:t>
      </w:r>
      <w:proofErr w:type="spellEnd"/>
      <w:r>
        <w:rPr>
          <w:lang w:eastAsia="nl-NL"/>
        </w:rPr>
        <w:t xml:space="preserve">. Daar staan immers de variabele die je hebt gebruikt tijdens het uitvoeren van het programma. Het verschil is dat: output een string is en </w:t>
      </w:r>
      <w:proofErr w:type="spellStart"/>
      <w:r>
        <w:rPr>
          <w:lang w:eastAsia="nl-NL"/>
        </w:rPr>
        <w:t>trunced</w:t>
      </w:r>
      <w:proofErr w:type="spellEnd"/>
      <w:r>
        <w:rPr>
          <w:lang w:eastAsia="nl-NL"/>
        </w:rPr>
        <w:t xml:space="preserve"> een getal. Een ander verschil is dat </w:t>
      </w:r>
      <w:proofErr w:type="spellStart"/>
      <w:r>
        <w:rPr>
          <w:lang w:eastAsia="nl-NL"/>
        </w:rPr>
        <w:t>trunced</w:t>
      </w:r>
      <w:proofErr w:type="spellEnd"/>
      <w:r>
        <w:rPr>
          <w:lang w:eastAsia="nl-NL"/>
        </w:rPr>
        <w:t xml:space="preserve"> de waarde 1.2300 bevat en output de waarde ‘1.23’</w:t>
      </w:r>
    </w:p>
    <w:p w14:paraId="2254A64D" w14:textId="752A706D" w:rsidR="000B10B1" w:rsidRDefault="006512B1" w:rsidP="000B10B1">
      <w:pPr>
        <w:pStyle w:val="ListParagraph"/>
        <w:numPr>
          <w:ilvl w:val="0"/>
          <w:numId w:val="37"/>
        </w:numPr>
        <w:rPr>
          <w:lang w:eastAsia="nl-NL"/>
        </w:rPr>
      </w:pPr>
      <w:r>
        <w:rPr>
          <w:lang w:eastAsia="nl-NL"/>
        </w:rPr>
        <w:t xml:space="preserve">Je hebt gezien dat je met deze code de aantal decimalen van een variabele kunt beperken. In dit geval bevat de variabele </w:t>
      </w:r>
      <w:r>
        <w:rPr>
          <w:i/>
          <w:lang w:eastAsia="nl-NL"/>
        </w:rPr>
        <w:t>output</w:t>
      </w:r>
      <w:r>
        <w:rPr>
          <w:lang w:eastAsia="nl-NL"/>
        </w:rPr>
        <w:t xml:space="preserve"> de waarde ‘1.23457’ dat zijn 5 decimalen achter de komma.</w:t>
      </w:r>
    </w:p>
    <w:p w14:paraId="36C26F27" w14:textId="33334FF7" w:rsidR="006512B1" w:rsidRPr="006F4F19" w:rsidRDefault="006512B1" w:rsidP="000B10B1">
      <w:pPr>
        <w:pStyle w:val="ListParagraph"/>
        <w:numPr>
          <w:ilvl w:val="0"/>
          <w:numId w:val="37"/>
        </w:numPr>
        <w:rPr>
          <w:lang w:eastAsia="nl-NL"/>
        </w:rPr>
      </w:pPr>
      <w:r>
        <w:rPr>
          <w:lang w:eastAsia="nl-NL"/>
        </w:rPr>
        <w:t>Het handige is dat je krijgt te zien wat er in elke regel exact gebeur</w:t>
      </w:r>
      <w:ins w:id="280" w:author="Faber, H." w:date="2017-09-26T13:53:00Z">
        <w:r w:rsidR="00DB4006">
          <w:rPr>
            <w:lang w:eastAsia="nl-NL"/>
          </w:rPr>
          <w:t>t</w:t>
        </w:r>
      </w:ins>
      <w:del w:id="281" w:author="Faber, H." w:date="2017-09-26T13:53:00Z">
        <w:r w:rsidDel="00DB4006">
          <w:rPr>
            <w:lang w:eastAsia="nl-NL"/>
          </w:rPr>
          <w:delText>d</w:delText>
        </w:r>
      </w:del>
      <w:r>
        <w:rPr>
          <w:lang w:eastAsia="nl-NL"/>
        </w:rPr>
        <w:t xml:space="preserve">. Als je jezelf afvraagt: ‘wat doet deze code exact’? Dan helpen breakpoints je om dat </w:t>
      </w:r>
      <w:del w:id="282" w:author="Faber, H." w:date="2017-09-26T13:54:00Z">
        <w:r w:rsidDel="00DB4006">
          <w:rPr>
            <w:lang w:eastAsia="nl-NL"/>
          </w:rPr>
          <w:delText xml:space="preserve">heel erg </w:delText>
        </w:r>
      </w:del>
      <w:r>
        <w:rPr>
          <w:lang w:eastAsia="nl-NL"/>
        </w:rPr>
        <w:t>gemakkelijk te bepalen. Er bestaat onzes inziens geen krachtiger hulpmiddel om te leren wat een stuk code doet.</w:t>
      </w:r>
      <w:r w:rsidR="009A230A">
        <w:rPr>
          <w:lang w:eastAsia="nl-NL"/>
        </w:rPr>
        <w:t xml:space="preserve"> Vind je het antwoord van deze vraag onvolledig? Of heb je een beter antwoord? Stuur mij een e-mail: </w:t>
      </w:r>
      <w:hyperlink r:id="rId36" w:history="1">
        <w:r w:rsidR="009A230A" w:rsidRPr="00C6012D">
          <w:rPr>
            <w:rStyle w:val="Hyperlink"/>
            <w:lang w:eastAsia="nl-NL"/>
          </w:rPr>
          <w:t>mjschrau@hhs.nl</w:t>
        </w:r>
      </w:hyperlink>
      <w:r w:rsidR="009A230A">
        <w:rPr>
          <w:lang w:eastAsia="nl-NL"/>
        </w:rPr>
        <w:t>. Als je een verbetering heb</w:t>
      </w:r>
      <w:ins w:id="283" w:author="Faber, H." w:date="2017-09-26T13:54:00Z">
        <w:r w:rsidR="00DB4006">
          <w:rPr>
            <w:lang w:eastAsia="nl-NL"/>
          </w:rPr>
          <w:t>t</w:t>
        </w:r>
      </w:ins>
      <w:r w:rsidR="009A230A">
        <w:rPr>
          <w:lang w:eastAsia="nl-NL"/>
        </w:rPr>
        <w:t>, zal ik dat antwoord hier plaatsen. Je mag ook andere opmerkingen over de readers/cursus sturen, die zal ik altijd z.s.m. verwerken.</w:t>
      </w:r>
    </w:p>
    <w:p w14:paraId="2B684775" w14:textId="1473E5A7" w:rsidR="007138EE" w:rsidRDefault="007138EE" w:rsidP="00EB0D31">
      <w:pPr>
        <w:jc w:val="center"/>
        <w:rPr>
          <w:rFonts w:asciiTheme="majorHAnsi" w:eastAsia="Times New Roman" w:hAnsiTheme="majorHAnsi" w:cstheme="majorBidi"/>
          <w:color w:val="2E74B5" w:themeColor="accent1" w:themeShade="BF"/>
          <w:sz w:val="26"/>
          <w:szCs w:val="26"/>
          <w:lang w:eastAsia="nl-NL"/>
        </w:rPr>
      </w:pPr>
      <w:r>
        <w:rPr>
          <w:rFonts w:eastAsia="Times New Roman"/>
          <w:lang w:eastAsia="nl-NL"/>
        </w:rPr>
        <w:br w:type="page"/>
      </w:r>
    </w:p>
    <w:p w14:paraId="5A8A23D3" w14:textId="11578868" w:rsidR="007138EE" w:rsidRDefault="009B07AE" w:rsidP="007138EE">
      <w:pPr>
        <w:pStyle w:val="Heading1"/>
        <w:rPr>
          <w:rFonts w:eastAsia="Times New Roman"/>
          <w:lang w:eastAsia="nl-NL"/>
        </w:rPr>
      </w:pPr>
      <w:bookmarkStart w:id="284" w:name="_Toc492989515"/>
      <w:r>
        <w:rPr>
          <w:rFonts w:eastAsia="Times New Roman"/>
          <w:lang w:eastAsia="nl-NL"/>
        </w:rPr>
        <w:lastRenderedPageBreak/>
        <w:t>Standaard</w:t>
      </w:r>
      <w:r w:rsidR="007138EE">
        <w:rPr>
          <w:rFonts w:eastAsia="Times New Roman"/>
          <w:lang w:eastAsia="nl-NL"/>
        </w:rPr>
        <w:t xml:space="preserve"> </w:t>
      </w:r>
      <w:r w:rsidR="000D1466">
        <w:rPr>
          <w:rFonts w:eastAsia="Times New Roman"/>
          <w:lang w:eastAsia="nl-NL"/>
        </w:rPr>
        <w:t>Matlab</w:t>
      </w:r>
      <w:r>
        <w:rPr>
          <w:rFonts w:eastAsia="Times New Roman"/>
          <w:lang w:eastAsia="nl-NL"/>
        </w:rPr>
        <w:t xml:space="preserve"> functies</w:t>
      </w:r>
      <w:bookmarkEnd w:id="284"/>
    </w:p>
    <w:p w14:paraId="008D4B12" w14:textId="24A93D79" w:rsidR="007138EE" w:rsidRPr="008C66E3" w:rsidRDefault="007138EE" w:rsidP="00DC307A">
      <w:pPr>
        <w:pStyle w:val="BodyText"/>
      </w:pPr>
      <w:r w:rsidRPr="008C66E3">
        <w:t xml:space="preserve">We behandelen </w:t>
      </w:r>
      <w:r w:rsidR="00B97895">
        <w:t>in dit hoofdstuk</w:t>
      </w:r>
      <w:r w:rsidRPr="008C66E3">
        <w:t xml:space="preserve"> de volgende onderwerpen:</w:t>
      </w:r>
    </w:p>
    <w:p w14:paraId="478596DA" w14:textId="77777777" w:rsidR="007138EE" w:rsidRPr="008C66E3" w:rsidRDefault="007138EE" w:rsidP="007138EE">
      <w:pPr>
        <w:pStyle w:val="ListParagraph"/>
        <w:numPr>
          <w:ilvl w:val="0"/>
          <w:numId w:val="20"/>
        </w:numPr>
      </w:pPr>
      <w:r>
        <w:t>Wat is een functie</w:t>
      </w:r>
      <w:r w:rsidRPr="008C66E3">
        <w:t xml:space="preserve">? </w:t>
      </w:r>
    </w:p>
    <w:p w14:paraId="6AF91491" w14:textId="77777777" w:rsidR="007138EE" w:rsidRPr="008C66E3" w:rsidRDefault="007138EE" w:rsidP="007138EE">
      <w:pPr>
        <w:pStyle w:val="ListParagraph"/>
        <w:numPr>
          <w:ilvl w:val="0"/>
          <w:numId w:val="20"/>
        </w:numPr>
      </w:pPr>
      <w:proofErr w:type="spellStart"/>
      <w:r w:rsidRPr="008C66E3">
        <w:t>Inputs</w:t>
      </w:r>
      <w:proofErr w:type="spellEnd"/>
      <w:r w:rsidRPr="008C66E3">
        <w:t xml:space="preserve"> en </w:t>
      </w:r>
      <w:proofErr w:type="spellStart"/>
      <w:r w:rsidRPr="008C66E3">
        <w:t>outputs</w:t>
      </w:r>
      <w:proofErr w:type="spellEnd"/>
    </w:p>
    <w:p w14:paraId="7096EF24" w14:textId="77777777" w:rsidR="007138EE" w:rsidRPr="008C66E3" w:rsidRDefault="007138EE" w:rsidP="007138EE">
      <w:pPr>
        <w:pStyle w:val="ListParagraph"/>
        <w:numPr>
          <w:ilvl w:val="0"/>
          <w:numId w:val="20"/>
        </w:numPr>
      </w:pPr>
      <w:r w:rsidRPr="008C66E3">
        <w:t>Hoe gebruik je een functie?</w:t>
      </w:r>
    </w:p>
    <w:p w14:paraId="69612AA4" w14:textId="528F8687" w:rsidR="007138EE" w:rsidRPr="008C66E3" w:rsidRDefault="007138EE" w:rsidP="007138EE">
      <w:pPr>
        <w:pStyle w:val="ListParagraph"/>
        <w:numPr>
          <w:ilvl w:val="0"/>
          <w:numId w:val="20"/>
        </w:numPr>
      </w:pPr>
      <w:r w:rsidRPr="008C66E3">
        <w:t>Hoe zoek je hulp bij het gebruik van functies</w:t>
      </w:r>
      <w:ins w:id="285" w:author="Faber, H." w:date="2017-09-26T13:54:00Z">
        <w:r w:rsidR="00DB4006">
          <w:t>?</w:t>
        </w:r>
      </w:ins>
    </w:p>
    <w:p w14:paraId="4FADCB71" w14:textId="77777777" w:rsidR="007138EE" w:rsidRPr="008C66E3" w:rsidRDefault="007138EE" w:rsidP="007138EE">
      <w:pPr>
        <w:pStyle w:val="ListParagraph"/>
        <w:numPr>
          <w:ilvl w:val="0"/>
          <w:numId w:val="20"/>
        </w:numPr>
      </w:pPr>
      <w:r>
        <w:t>Zelf een functie schrijven</w:t>
      </w:r>
    </w:p>
    <w:p w14:paraId="59627D2D" w14:textId="77777777" w:rsidR="007138EE" w:rsidRDefault="007138EE" w:rsidP="007138EE">
      <w:pPr>
        <w:pStyle w:val="Heading2"/>
      </w:pPr>
      <w:bookmarkStart w:id="286" w:name="_Toc492989516"/>
      <w:r w:rsidRPr="008C66E3">
        <w:t>Wat is een functie?</w:t>
      </w:r>
      <w:bookmarkEnd w:id="286"/>
    </w:p>
    <w:p w14:paraId="3268F9FF" w14:textId="2E857300" w:rsidR="007138EE" w:rsidRDefault="007138EE" w:rsidP="00DC307A">
      <w:pPr>
        <w:pStyle w:val="BodyText"/>
      </w:pPr>
      <w:r>
        <w:t xml:space="preserve">Een functie in </w:t>
      </w:r>
      <w:r w:rsidR="000D1466">
        <w:t>Matlab</w:t>
      </w:r>
      <w:r>
        <w:t xml:space="preserve"> is een programma dat een bepaalde </w:t>
      </w:r>
      <w:r w:rsidR="006C62D7">
        <w:t xml:space="preserve">specifieke </w:t>
      </w:r>
      <w:r>
        <w:t xml:space="preserve">opdracht uitvoert. Dit kan bijvoorbeeld het berekenen van het gemiddelde van een rij getallen zijn. Zo zijn er een hele hoop (wiskundige) berekeningen die we kunnen doen </w:t>
      </w:r>
      <w:ins w:id="287" w:author="Faber, H." w:date="2017-09-26T16:29:00Z">
        <w:r w:rsidR="001425AE">
          <w:t>met behulp van</w:t>
        </w:r>
      </w:ins>
      <w:del w:id="288" w:author="Faber, H." w:date="2017-09-26T16:29:00Z">
        <w:r w:rsidDel="001425AE">
          <w:delText>op basis van</w:delText>
        </w:r>
      </w:del>
      <w:r>
        <w:t xml:space="preserve"> </w:t>
      </w:r>
      <w:r w:rsidRPr="009B07AE">
        <w:rPr>
          <w:b/>
        </w:rPr>
        <w:t>standaardfuncties</w:t>
      </w:r>
      <w:r w:rsidR="00DC307A">
        <w:t xml:space="preserve"> in </w:t>
      </w:r>
      <w:r w:rsidR="000D1466">
        <w:t>Matlab</w:t>
      </w:r>
      <w:r w:rsidR="00DC307A">
        <w:t>. Een aantal van deze</w:t>
      </w:r>
      <w:r w:rsidR="009B07AE">
        <w:t xml:space="preserve"> standaardfuncties staa</w:t>
      </w:r>
      <w:ins w:id="289" w:author="Faber, H." w:date="2017-09-26T16:30:00Z">
        <w:r w:rsidR="001425AE">
          <w:t>t</w:t>
        </w:r>
      </w:ins>
      <w:del w:id="290" w:author="Faber, H." w:date="2017-09-26T16:30:00Z">
        <w:r w:rsidR="009B07AE" w:rsidDel="001425AE">
          <w:delText>n</w:delText>
        </w:r>
      </w:del>
      <w:r w:rsidR="009B07AE">
        <w:t xml:space="preserve"> hieronder beschreven en </w:t>
      </w:r>
      <w:ins w:id="291" w:author="Faber, H." w:date="2017-09-26T16:30:00Z">
        <w:r w:rsidR="001425AE">
          <w:t>wordt</w:t>
        </w:r>
      </w:ins>
      <w:del w:id="292" w:author="Faber, H." w:date="2017-09-26T16:30:00Z">
        <w:r w:rsidR="009B07AE" w:rsidDel="001425AE">
          <w:delText>komen dus</w:delText>
        </w:r>
      </w:del>
      <w:r w:rsidR="009B07AE">
        <w:t xml:space="preserve"> standaard met </w:t>
      </w:r>
      <w:r w:rsidR="000D1466">
        <w:t>Matlab</w:t>
      </w:r>
      <w:r w:rsidR="009B07AE">
        <w:t xml:space="preserve"> bijgeleverd. Dit is een greep:</w:t>
      </w:r>
    </w:p>
    <w:p w14:paraId="16438FB6" w14:textId="77777777" w:rsidR="009B07AE" w:rsidRDefault="009B07AE" w:rsidP="009B07AE">
      <w:pPr>
        <w:pStyle w:val="ListBullet2"/>
        <w:numPr>
          <w:ilvl w:val="0"/>
          <w:numId w:val="31"/>
        </w:numPr>
      </w:pPr>
      <w:r>
        <w:t>Goniometrische functies</w:t>
      </w:r>
    </w:p>
    <w:p w14:paraId="38ECE686" w14:textId="77777777" w:rsidR="009B07AE" w:rsidRDefault="009B07AE" w:rsidP="009B07AE">
      <w:pPr>
        <w:pStyle w:val="ListBullet3"/>
        <w:numPr>
          <w:ilvl w:val="1"/>
          <w:numId w:val="31"/>
        </w:numPr>
      </w:pPr>
      <w:proofErr w:type="spellStart"/>
      <w:r>
        <w:t>sin</w:t>
      </w:r>
      <w:proofErr w:type="spellEnd"/>
      <w:r>
        <w:t xml:space="preserve">, </w:t>
      </w:r>
      <w:proofErr w:type="spellStart"/>
      <w:r>
        <w:t>cos</w:t>
      </w:r>
      <w:proofErr w:type="spellEnd"/>
      <w:r>
        <w:t>, tan – de sinus, cosinus en tangens van een hoek (in radialen)</w:t>
      </w:r>
    </w:p>
    <w:p w14:paraId="73547F5D" w14:textId="77777777" w:rsidR="009B07AE" w:rsidRDefault="009B07AE" w:rsidP="009B07AE">
      <w:pPr>
        <w:pStyle w:val="ListBullet3"/>
        <w:numPr>
          <w:ilvl w:val="1"/>
          <w:numId w:val="31"/>
        </w:numPr>
      </w:pPr>
      <w:r>
        <w:t xml:space="preserve">asin, </w:t>
      </w:r>
      <w:proofErr w:type="spellStart"/>
      <w:r>
        <w:t>acos</w:t>
      </w:r>
      <w:proofErr w:type="spellEnd"/>
      <w:r>
        <w:t xml:space="preserve">, </w:t>
      </w:r>
      <w:proofErr w:type="spellStart"/>
      <w:r>
        <w:t>atan</w:t>
      </w:r>
      <w:proofErr w:type="spellEnd"/>
      <w:r>
        <w:t xml:space="preserve"> – de inverse sinus, cosinus en tangens van een hoek (in radialen)</w:t>
      </w:r>
    </w:p>
    <w:p w14:paraId="0BA70714" w14:textId="77777777" w:rsidR="009B07AE" w:rsidRDefault="009B07AE" w:rsidP="009B07AE">
      <w:pPr>
        <w:pStyle w:val="ListBullet3"/>
        <w:numPr>
          <w:ilvl w:val="1"/>
          <w:numId w:val="31"/>
        </w:numPr>
      </w:pPr>
      <w:proofErr w:type="spellStart"/>
      <w:r>
        <w:t>sind</w:t>
      </w:r>
      <w:proofErr w:type="spellEnd"/>
      <w:r>
        <w:t xml:space="preserve">, </w:t>
      </w:r>
      <w:proofErr w:type="spellStart"/>
      <w:r>
        <w:t>cosd</w:t>
      </w:r>
      <w:proofErr w:type="spellEnd"/>
      <w:r>
        <w:t>, tand – de sinus, cosinus en tangens van een hoek (in graden)</w:t>
      </w:r>
    </w:p>
    <w:p w14:paraId="21C73A26" w14:textId="77777777" w:rsidR="009B07AE" w:rsidRDefault="009B07AE" w:rsidP="009B07AE">
      <w:pPr>
        <w:pStyle w:val="ListBullet3"/>
        <w:numPr>
          <w:ilvl w:val="1"/>
          <w:numId w:val="31"/>
        </w:numPr>
      </w:pPr>
      <w:proofErr w:type="spellStart"/>
      <w:r>
        <w:t>asind</w:t>
      </w:r>
      <w:proofErr w:type="spellEnd"/>
      <w:r>
        <w:t xml:space="preserve">, </w:t>
      </w:r>
      <w:proofErr w:type="spellStart"/>
      <w:r>
        <w:t>acosd</w:t>
      </w:r>
      <w:proofErr w:type="spellEnd"/>
      <w:r>
        <w:t xml:space="preserve">, </w:t>
      </w:r>
      <w:proofErr w:type="spellStart"/>
      <w:r>
        <w:t>atand</w:t>
      </w:r>
      <w:proofErr w:type="spellEnd"/>
      <w:r>
        <w:t xml:space="preserve"> – de sinus, cosinus en tangens van een hoek (in graden)</w:t>
      </w:r>
    </w:p>
    <w:p w14:paraId="730E79E6" w14:textId="22041A8F" w:rsidR="009B07AE" w:rsidRDefault="009B07AE" w:rsidP="009B07AE">
      <w:pPr>
        <w:pStyle w:val="ListBullet2"/>
        <w:numPr>
          <w:ilvl w:val="0"/>
          <w:numId w:val="31"/>
        </w:numPr>
      </w:pPr>
      <w:r>
        <w:t>De logaritme en exponentiele functie</w:t>
      </w:r>
    </w:p>
    <w:p w14:paraId="0D67724E" w14:textId="77777777" w:rsidR="009B07AE" w:rsidRDefault="009B07AE" w:rsidP="009B07AE">
      <w:pPr>
        <w:pStyle w:val="ListBullet3"/>
        <w:numPr>
          <w:ilvl w:val="1"/>
          <w:numId w:val="31"/>
        </w:numPr>
      </w:pPr>
      <w:r>
        <w:t>log – de natuurlijke logaritme</w:t>
      </w:r>
    </w:p>
    <w:p w14:paraId="5498D6A7" w14:textId="77777777" w:rsidR="009B07AE" w:rsidRDefault="009B07AE" w:rsidP="009B07AE">
      <w:pPr>
        <w:pStyle w:val="ListBullet3"/>
        <w:numPr>
          <w:ilvl w:val="1"/>
          <w:numId w:val="31"/>
        </w:numPr>
      </w:pPr>
      <w:r>
        <w:t>log2, log10 – de logaritme met grondtal 2 en 10</w:t>
      </w:r>
    </w:p>
    <w:p w14:paraId="066FA6FA" w14:textId="77777777" w:rsidR="009B07AE" w:rsidRDefault="009B07AE" w:rsidP="009B07AE">
      <w:pPr>
        <w:pStyle w:val="ListBullet3"/>
        <w:numPr>
          <w:ilvl w:val="1"/>
          <w:numId w:val="31"/>
        </w:numPr>
      </w:pPr>
      <w:proofErr w:type="spellStart"/>
      <w:r>
        <w:t>exp</w:t>
      </w:r>
      <w:proofErr w:type="spellEnd"/>
      <w:r>
        <w:t xml:space="preserve"> – de e-macht</w:t>
      </w:r>
    </w:p>
    <w:p w14:paraId="0465844A" w14:textId="77777777" w:rsidR="009B07AE" w:rsidRDefault="009B07AE" w:rsidP="009B07AE">
      <w:pPr>
        <w:pStyle w:val="ListBullet2"/>
        <w:numPr>
          <w:ilvl w:val="0"/>
          <w:numId w:val="31"/>
        </w:numPr>
      </w:pPr>
      <w:r>
        <w:t>Veelgebruikte bewerkingen</w:t>
      </w:r>
    </w:p>
    <w:p w14:paraId="4590B897" w14:textId="77777777" w:rsidR="009B07AE" w:rsidRDefault="009B07AE" w:rsidP="009B07AE">
      <w:pPr>
        <w:pStyle w:val="ListBullet3"/>
        <w:numPr>
          <w:ilvl w:val="1"/>
          <w:numId w:val="31"/>
        </w:numPr>
      </w:pPr>
      <w:proofErr w:type="spellStart"/>
      <w:r>
        <w:t>mean</w:t>
      </w:r>
      <w:proofErr w:type="spellEnd"/>
      <w:r>
        <w:t xml:space="preserve"> – het gemiddelde van een vector of een matrix (rijen of kolommen)</w:t>
      </w:r>
    </w:p>
    <w:p w14:paraId="5C064B0D" w14:textId="77777777" w:rsidR="009B07AE" w:rsidRDefault="009B07AE" w:rsidP="009B07AE">
      <w:pPr>
        <w:pStyle w:val="ListBullet3"/>
        <w:numPr>
          <w:ilvl w:val="1"/>
          <w:numId w:val="31"/>
        </w:numPr>
      </w:pPr>
      <w:proofErr w:type="spellStart"/>
      <w:r>
        <w:t>std</w:t>
      </w:r>
      <w:proofErr w:type="spellEnd"/>
      <w:r>
        <w:t xml:space="preserve"> – de standaarddeviatie van een vector of een matrix (rijen of kolommen)</w:t>
      </w:r>
    </w:p>
    <w:p w14:paraId="787A1586" w14:textId="509998E5" w:rsidR="009B07AE" w:rsidRDefault="009B07AE" w:rsidP="009B07AE">
      <w:pPr>
        <w:pStyle w:val="ListBullet3"/>
        <w:numPr>
          <w:ilvl w:val="1"/>
          <w:numId w:val="31"/>
        </w:numPr>
      </w:pPr>
      <w:proofErr w:type="spellStart"/>
      <w:r>
        <w:t>sum</w:t>
      </w:r>
      <w:proofErr w:type="spellEnd"/>
      <w:r>
        <w:t xml:space="preserve"> – de </w:t>
      </w:r>
      <w:ins w:id="293" w:author="Faber, H." w:date="2017-09-26T16:31:00Z">
        <w:r w:rsidR="001425AE">
          <w:t>optel</w:t>
        </w:r>
      </w:ins>
      <w:r>
        <w:t>som van een van een vector of een matrix (rijen of kolommen)</w:t>
      </w:r>
    </w:p>
    <w:p w14:paraId="7E98B3C8" w14:textId="2F8B777D" w:rsidR="009B07AE" w:rsidDel="001425AE" w:rsidRDefault="009B07AE" w:rsidP="009B07AE">
      <w:pPr>
        <w:pStyle w:val="ListBullet3"/>
        <w:numPr>
          <w:ilvl w:val="1"/>
          <w:numId w:val="31"/>
        </w:numPr>
        <w:rPr>
          <w:del w:id="294" w:author="Faber, H." w:date="2017-09-26T16:31:00Z"/>
        </w:rPr>
      </w:pPr>
      <w:del w:id="295" w:author="Faber, H." w:date="2017-09-26T16:31:00Z">
        <w:r w:rsidDel="001425AE">
          <w:delText>cumsum – de cumulatieve som (handig voor numeriek integreren)</w:delText>
        </w:r>
      </w:del>
    </w:p>
    <w:p w14:paraId="4335F478" w14:textId="1473B846" w:rsidR="009B07AE" w:rsidDel="001425AE" w:rsidRDefault="009B07AE" w:rsidP="009B07AE">
      <w:pPr>
        <w:pStyle w:val="ListBullet3"/>
        <w:numPr>
          <w:ilvl w:val="1"/>
          <w:numId w:val="31"/>
        </w:numPr>
        <w:rPr>
          <w:del w:id="296" w:author="Faber, H." w:date="2017-09-26T16:31:00Z"/>
        </w:rPr>
      </w:pPr>
      <w:del w:id="297" w:author="Faber, H." w:date="2017-09-26T16:31:00Z">
        <w:r w:rsidDel="001425AE">
          <w:delText>trapz – de trapeziumregel voor integreren</w:delText>
        </w:r>
      </w:del>
    </w:p>
    <w:p w14:paraId="07F08054" w14:textId="3671224F" w:rsidR="009B07AE" w:rsidDel="001425AE" w:rsidRDefault="009B07AE" w:rsidP="009B07AE">
      <w:pPr>
        <w:pStyle w:val="ListBullet3"/>
        <w:numPr>
          <w:ilvl w:val="1"/>
          <w:numId w:val="31"/>
        </w:numPr>
        <w:rPr>
          <w:del w:id="298" w:author="Faber, H." w:date="2017-09-26T16:31:00Z"/>
        </w:rPr>
      </w:pPr>
      <w:del w:id="299" w:author="Faber, H." w:date="2017-09-26T16:31:00Z">
        <w:r w:rsidDel="001425AE">
          <w:delText>cumtrapz – de cumulatieve trapeziumregel voor integreren</w:delText>
        </w:r>
      </w:del>
    </w:p>
    <w:p w14:paraId="190172F8" w14:textId="4A9DDCDE" w:rsidR="009B07AE" w:rsidRDefault="009B07AE" w:rsidP="009B07AE">
      <w:pPr>
        <w:pStyle w:val="ListBullet3"/>
        <w:numPr>
          <w:ilvl w:val="1"/>
          <w:numId w:val="31"/>
        </w:numPr>
      </w:pPr>
      <w:proofErr w:type="spellStart"/>
      <w:r>
        <w:t>gradient</w:t>
      </w:r>
      <w:proofErr w:type="spellEnd"/>
      <w:r>
        <w:t xml:space="preserve"> – de numerieke afgeleide van een rij getallen of een matrix</w:t>
      </w:r>
      <w:ins w:id="300" w:author="Faber, H." w:date="2017-09-26T16:32:00Z">
        <w:r w:rsidR="001425AE">
          <w:t xml:space="preserve"> (denk aan differentiëren bij wiskunde)</w:t>
        </w:r>
      </w:ins>
    </w:p>
    <w:p w14:paraId="7B0D9A18" w14:textId="77777777" w:rsidR="00DC307A" w:rsidRDefault="00DC307A" w:rsidP="00DC307A">
      <w:pPr>
        <w:pStyle w:val="ListBullet3"/>
        <w:numPr>
          <w:ilvl w:val="0"/>
          <w:numId w:val="0"/>
        </w:numPr>
        <w:ind w:left="360" w:hanging="360"/>
      </w:pPr>
    </w:p>
    <w:p w14:paraId="1767586B" w14:textId="77777777" w:rsidR="00B97895" w:rsidRDefault="00B97895">
      <w:r>
        <w:br w:type="page"/>
      </w:r>
    </w:p>
    <w:p w14:paraId="70B00CA6" w14:textId="082FC899" w:rsidR="009B07AE" w:rsidRDefault="009B07AE" w:rsidP="009B07AE">
      <w:pPr>
        <w:pStyle w:val="Heading2"/>
      </w:pPr>
      <w:bookmarkStart w:id="301" w:name="_Toc492989517"/>
      <w:r>
        <w:lastRenderedPageBreak/>
        <w:t>Het aanroepen van een functie</w:t>
      </w:r>
      <w:bookmarkEnd w:id="301"/>
    </w:p>
    <w:p w14:paraId="2F631BD7" w14:textId="6C2C88F5" w:rsidR="009B07AE" w:rsidRDefault="009B07AE" w:rsidP="00DC307A">
      <w:pPr>
        <w:pStyle w:val="BodyText"/>
      </w:pPr>
      <w:r>
        <w:t xml:space="preserve">De hierboven beschreven standaardfuncties kun je gebruiken door ze aan te roepen. Dat aanroepen van een functie is heel erg gemakkelijk. </w:t>
      </w:r>
    </w:p>
    <w:p w14:paraId="2775C5A8" w14:textId="568CA046" w:rsidR="009B07AE" w:rsidRDefault="009B07AE" w:rsidP="006F4F19">
      <w:pPr>
        <w:pStyle w:val="aA"/>
      </w:pPr>
      <w:r>
        <w:t xml:space="preserve">Typ in het </w:t>
      </w:r>
      <w:proofErr w:type="spellStart"/>
      <w:r>
        <w:t>Command</w:t>
      </w:r>
      <w:proofErr w:type="spellEnd"/>
      <w:r>
        <w:t xml:space="preserve"> </w:t>
      </w:r>
      <w:proofErr w:type="spellStart"/>
      <w:r>
        <w:t>Window</w:t>
      </w:r>
      <w:proofErr w:type="spellEnd"/>
      <w:r>
        <w:t xml:space="preserve">: </w:t>
      </w:r>
      <w:proofErr w:type="spellStart"/>
      <w:r>
        <w:t>cos</w:t>
      </w:r>
      <w:proofErr w:type="spellEnd"/>
      <w:r>
        <w:t>(pi)</w:t>
      </w:r>
    </w:p>
    <w:p w14:paraId="122D4AE9" w14:textId="3FA553C2" w:rsidR="009B07AE" w:rsidDel="001425AE" w:rsidRDefault="009B07AE" w:rsidP="00DC307A">
      <w:pPr>
        <w:pStyle w:val="BodyText"/>
        <w:rPr>
          <w:del w:id="302" w:author="Faber, H." w:date="2017-09-26T16:34:00Z"/>
        </w:rPr>
      </w:pPr>
      <w:del w:id="303" w:author="Faber, H." w:date="2017-09-26T16:34:00Z">
        <w:r w:rsidDel="001425AE">
          <w:delText xml:space="preserve">Het antwoord is natuurlijk -1. </w:delText>
        </w:r>
      </w:del>
    </w:p>
    <w:p w14:paraId="6890F2C1" w14:textId="5803BDB9" w:rsidR="00DC307A" w:rsidRDefault="009B07AE" w:rsidP="00DC307A">
      <w:pPr>
        <w:pStyle w:val="BodyText"/>
      </w:pPr>
      <w:r>
        <w:t xml:space="preserve">De functie </w:t>
      </w:r>
      <w:proofErr w:type="spellStart"/>
      <w:r>
        <w:t>cos</w:t>
      </w:r>
      <w:proofErr w:type="spellEnd"/>
      <w:r>
        <w:t>()</w:t>
      </w:r>
      <w:del w:id="304" w:author="Faber, H." w:date="2017-09-26T16:33:00Z">
        <w:r w:rsidDel="001425AE">
          <w:delText xml:space="preserve"> wordt standaard meegeleverd en </w:delText>
        </w:r>
      </w:del>
      <w:r>
        <w:t xml:space="preserve">kun je </w:t>
      </w:r>
      <w:ins w:id="305" w:author="Faber, H." w:date="2017-09-26T16:34:00Z">
        <w:r w:rsidR="001425AE">
          <w:t xml:space="preserve">tussen de haakjes </w:t>
        </w:r>
      </w:ins>
      <w:r>
        <w:t xml:space="preserve">één </w:t>
      </w:r>
      <w:ins w:id="306" w:author="Faber, H." w:date="2017-09-26T16:33:00Z">
        <w:r w:rsidR="001425AE">
          <w:t xml:space="preserve">zogenaamd </w:t>
        </w:r>
      </w:ins>
      <w:r>
        <w:t>argument meegeven. Dat</w:t>
      </w:r>
      <w:r w:rsidR="00DC307A">
        <w:t xml:space="preserve"> argument</w:t>
      </w:r>
      <w:r>
        <w:t xml:space="preserve"> is in dit geval ‘pi’</w:t>
      </w:r>
      <w:r>
        <w:rPr>
          <w:rStyle w:val="FootnoteReference"/>
        </w:rPr>
        <w:footnoteReference w:id="3"/>
      </w:r>
      <w:r>
        <w:t xml:space="preserve">. </w:t>
      </w:r>
    </w:p>
    <w:p w14:paraId="448B0CF2" w14:textId="7C4401BE" w:rsidR="001425AE" w:rsidRDefault="001425AE" w:rsidP="001425AE">
      <w:pPr>
        <w:pStyle w:val="BodyText"/>
        <w:rPr>
          <w:ins w:id="307" w:author="Faber, H." w:date="2017-09-26T16:34:00Z"/>
        </w:rPr>
      </w:pPr>
      <w:ins w:id="308" w:author="Faber, H." w:date="2017-09-26T16:34:00Z">
        <w:r>
          <w:t xml:space="preserve">Het antwoord is daarom natuurlijk -1, want het argument is in radialen. </w:t>
        </w:r>
      </w:ins>
    </w:p>
    <w:p w14:paraId="4965D740" w14:textId="630FFC3F" w:rsidR="009B07AE" w:rsidDel="001425AE" w:rsidRDefault="00DC307A" w:rsidP="00DC307A">
      <w:pPr>
        <w:pStyle w:val="BodyText"/>
        <w:rPr>
          <w:del w:id="309" w:author="Faber, H." w:date="2017-09-26T16:35:00Z"/>
        </w:rPr>
      </w:pPr>
      <w:del w:id="310" w:author="Faber, H." w:date="2017-09-26T16:35:00Z">
        <w:r w:rsidDel="001425AE">
          <w:delText xml:space="preserve">Doorgaans kun je een functie </w:delText>
        </w:r>
        <w:r w:rsidR="009B07AE" w:rsidDel="001425AE">
          <w:delText>herkennen aan haakjes:</w:delText>
        </w:r>
      </w:del>
    </w:p>
    <w:p w14:paraId="2C8945A9" w14:textId="774CFB96" w:rsidR="009B07AE" w:rsidRPr="00DC307A" w:rsidDel="001425AE" w:rsidRDefault="009B07AE" w:rsidP="00DC307A">
      <w:pPr>
        <w:pStyle w:val="BodyText"/>
        <w:rPr>
          <w:del w:id="311" w:author="Faber, H." w:date="2017-09-26T16:35:00Z"/>
          <w:b/>
        </w:rPr>
      </w:pPr>
      <w:del w:id="312" w:author="Faber, H." w:date="2017-09-26T16:35:00Z">
        <w:r w:rsidRPr="00DC307A" w:rsidDel="001425AE">
          <w:rPr>
            <w:b/>
          </w:rPr>
          <w:delText>cos ( )</w:delText>
        </w:r>
      </w:del>
    </w:p>
    <w:p w14:paraId="4C1135E6" w14:textId="11DF0915" w:rsidR="00DC307A" w:rsidDel="001425AE" w:rsidRDefault="009B07AE" w:rsidP="00DC307A">
      <w:pPr>
        <w:pStyle w:val="BodyText"/>
        <w:rPr>
          <w:del w:id="313" w:author="Faber, H." w:date="2017-09-26T16:35:00Z"/>
        </w:rPr>
      </w:pPr>
      <w:del w:id="314" w:author="Faber, H." w:date="2017-09-26T16:35:00Z">
        <w:r w:rsidDel="001425AE">
          <w:delText xml:space="preserve">Tussen de haakjes geef je iets op aan de functie, dat was in dit geval ‘pi’. Dit noemen we een </w:delText>
        </w:r>
        <w:r w:rsidRPr="00DC307A" w:rsidDel="001425AE">
          <w:rPr>
            <w:i/>
          </w:rPr>
          <w:delText>argument</w:delText>
        </w:r>
        <w:r w:rsidDel="001425AE">
          <w:delText xml:space="preserve"> of </w:delText>
        </w:r>
        <w:r w:rsidRPr="00DC307A" w:rsidDel="001425AE">
          <w:rPr>
            <w:i/>
          </w:rPr>
          <w:delText>input</w:delText>
        </w:r>
        <w:r w:rsidDel="001425AE">
          <w:delText xml:space="preserve"> van de functie.</w:delText>
        </w:r>
      </w:del>
    </w:p>
    <w:p w14:paraId="0182BEA9" w14:textId="77777777" w:rsidR="00022127" w:rsidRDefault="00022127" w:rsidP="00DC307A">
      <w:pPr>
        <w:pStyle w:val="BodyText"/>
      </w:pPr>
    </w:p>
    <w:p w14:paraId="51D1B47C" w14:textId="7550D09E" w:rsidR="00DC307A" w:rsidRDefault="00DC307A" w:rsidP="00DC307A">
      <w:pPr>
        <w:pStyle w:val="Heading3"/>
      </w:pPr>
      <w:bookmarkStart w:id="315" w:name="_Toc492989518"/>
      <w:r>
        <w:t>Functies zonder input</w:t>
      </w:r>
      <w:bookmarkEnd w:id="315"/>
    </w:p>
    <w:p w14:paraId="7B9C8B59" w14:textId="251D422C" w:rsidR="00DC307A" w:rsidRDefault="00DC307A" w:rsidP="00DC307A">
      <w:pPr>
        <w:pStyle w:val="BodyText"/>
      </w:pPr>
      <w:r>
        <w:t xml:space="preserve">Het is echter niet zo dat elke functie </w:t>
      </w:r>
      <w:ins w:id="316" w:author="Faber, H." w:date="2017-09-26T16:35:00Z">
        <w:r w:rsidR="001425AE">
          <w:t xml:space="preserve">altijd </w:t>
        </w:r>
      </w:ins>
      <w:r>
        <w:t xml:space="preserve">een </w:t>
      </w:r>
      <w:ins w:id="317" w:author="Faber, H." w:date="2017-09-26T16:35:00Z">
        <w:r w:rsidR="001425AE">
          <w:t>argument (ook wel slordig ‘</w:t>
        </w:r>
      </w:ins>
      <w:r>
        <w:t>input</w:t>
      </w:r>
      <w:ins w:id="318" w:author="Faber, H." w:date="2017-09-26T16:35:00Z">
        <w:r w:rsidR="001425AE">
          <w:t>’ genoemd)</w:t>
        </w:r>
      </w:ins>
      <w:r>
        <w:t xml:space="preserve"> nodig heeft. Je hebt ook functies die werken zonder het geven van input. Een voorbeeld van zo’n functie is </w:t>
      </w:r>
      <w:proofErr w:type="spellStart"/>
      <w:r>
        <w:t>randn</w:t>
      </w:r>
      <w:proofErr w:type="spellEnd"/>
      <w:r>
        <w:t>().</w:t>
      </w:r>
    </w:p>
    <w:p w14:paraId="71FB67B0" w14:textId="2EEA8FC7" w:rsidR="00DC307A" w:rsidRDefault="00DC307A" w:rsidP="005C3571">
      <w:pPr>
        <w:pStyle w:val="aA"/>
      </w:pPr>
      <w:r>
        <w:t xml:space="preserve">Typ in het </w:t>
      </w:r>
      <w:proofErr w:type="spellStart"/>
      <w:r>
        <w:t>Command</w:t>
      </w:r>
      <w:proofErr w:type="spellEnd"/>
      <w:r>
        <w:t xml:space="preserve"> </w:t>
      </w:r>
      <w:proofErr w:type="spellStart"/>
      <w:r>
        <w:t>Window</w:t>
      </w:r>
      <w:proofErr w:type="spellEnd"/>
      <w:r>
        <w:t xml:space="preserve">: </w:t>
      </w:r>
      <w:proofErr w:type="spellStart"/>
      <w:r>
        <w:t>randn</w:t>
      </w:r>
      <w:proofErr w:type="spellEnd"/>
      <w:r>
        <w:t>()</w:t>
      </w:r>
    </w:p>
    <w:p w14:paraId="325CD881" w14:textId="0569CA1D" w:rsidR="00DC307A" w:rsidRDefault="00DC307A" w:rsidP="005C3571">
      <w:pPr>
        <w:pStyle w:val="aA"/>
      </w:pPr>
      <w:r>
        <w:t>Herhaal dit een aantal keer</w:t>
      </w:r>
    </w:p>
    <w:p w14:paraId="7B3A44AE" w14:textId="0A1B250A" w:rsidR="00DC307A" w:rsidRDefault="00DC307A" w:rsidP="005C3571">
      <w:pPr>
        <w:pStyle w:val="aQ"/>
      </w:pPr>
      <w:r>
        <w:t>Wat valt op?</w:t>
      </w:r>
    </w:p>
    <w:p w14:paraId="467B7A99" w14:textId="03CF0279" w:rsidR="00DC307A" w:rsidRPr="00DC307A" w:rsidRDefault="00DC307A" w:rsidP="00DC307A">
      <w:pPr>
        <w:pStyle w:val="BodyText"/>
      </w:pPr>
      <w:r>
        <w:t xml:space="preserve">Als je de functie </w:t>
      </w:r>
      <w:proofErr w:type="spellStart"/>
      <w:r>
        <w:t>randn</w:t>
      </w:r>
      <w:proofErr w:type="spellEnd"/>
      <w:r>
        <w:t xml:space="preserve">() een aantal keer uitvoert, zie je telkens een ander getal in het </w:t>
      </w:r>
      <w:proofErr w:type="spellStart"/>
      <w:r>
        <w:t>Command</w:t>
      </w:r>
      <w:proofErr w:type="spellEnd"/>
      <w:r>
        <w:t xml:space="preserve"> </w:t>
      </w:r>
      <w:proofErr w:type="spellStart"/>
      <w:r>
        <w:t>Window</w:t>
      </w:r>
      <w:proofErr w:type="spellEnd"/>
      <w:r>
        <w:t xml:space="preserve">. Deze functie genereert random </w:t>
      </w:r>
      <w:ins w:id="319" w:author="Faber, H." w:date="2017-09-26T16:36:00Z">
        <w:r w:rsidR="001425AE">
          <w:t xml:space="preserve">(willekeurige) </w:t>
        </w:r>
      </w:ins>
      <w:r>
        <w:t xml:space="preserve">getallen </w:t>
      </w:r>
      <w:del w:id="320" w:author="Faber, H." w:date="2017-09-26T16:36:00Z">
        <w:r w:rsidDel="001425AE">
          <w:delText xml:space="preserve">voor de gebruiken </w:delText>
        </w:r>
      </w:del>
      <w:r>
        <w:t xml:space="preserve">en vereist </w:t>
      </w:r>
      <w:del w:id="321" w:author="Faber, H." w:date="2017-09-26T16:36:00Z">
        <w:r w:rsidDel="001425AE">
          <w:delText xml:space="preserve">dus </w:delText>
        </w:r>
      </w:del>
      <w:r>
        <w:t xml:space="preserve">geen input. </w:t>
      </w:r>
    </w:p>
    <w:p w14:paraId="61820422" w14:textId="467800D3" w:rsidR="009B07AE" w:rsidRDefault="009B07AE" w:rsidP="00DC307A">
      <w:pPr>
        <w:pStyle w:val="BodyText"/>
      </w:pPr>
      <w:r>
        <w:t xml:space="preserve">Je ziet dat het aanroepen van een functie </w:t>
      </w:r>
      <w:del w:id="322" w:author="Faber, H." w:date="2017-09-26T16:36:00Z">
        <w:r w:rsidDel="001425AE">
          <w:delText>heel erg ge</w:delText>
        </w:r>
      </w:del>
      <w:r>
        <w:t>makkelijk is</w:t>
      </w:r>
      <w:ins w:id="323" w:author="Faber, H." w:date="2017-09-26T16:36:00Z">
        <w:r w:rsidR="001425AE">
          <w:t>:</w:t>
        </w:r>
      </w:ins>
      <w:del w:id="324" w:author="Faber, H." w:date="2017-09-26T16:36:00Z">
        <w:r w:rsidDel="001425AE">
          <w:delText>,</w:delText>
        </w:r>
      </w:del>
      <w:r>
        <w:t xml:space="preserve"> typ de naam van de functie en geef de functie een argument</w:t>
      </w:r>
      <w:del w:id="325" w:author="Faber, H." w:date="2017-09-26T16:36:00Z">
        <w:r w:rsidDel="001425AE">
          <w:delText xml:space="preserve"> of waarde</w:delText>
        </w:r>
      </w:del>
      <w:r>
        <w:t xml:space="preserve">. </w:t>
      </w:r>
    </w:p>
    <w:p w14:paraId="1123407C" w14:textId="77777777" w:rsidR="00022127" w:rsidRDefault="00022127" w:rsidP="00DC307A">
      <w:pPr>
        <w:pStyle w:val="BodyText"/>
      </w:pPr>
    </w:p>
    <w:p w14:paraId="0B609603" w14:textId="373B7715" w:rsidR="00DC307A" w:rsidRDefault="00DC307A" w:rsidP="00DC307A">
      <w:pPr>
        <w:pStyle w:val="Heading3"/>
      </w:pPr>
      <w:bookmarkStart w:id="326" w:name="_Toc492989519"/>
      <w:r>
        <w:t>Andere voorbeelden</w:t>
      </w:r>
      <w:bookmarkEnd w:id="326"/>
    </w:p>
    <w:p w14:paraId="22BF434D" w14:textId="20131D37" w:rsidR="00DC307A" w:rsidRPr="00DC307A" w:rsidRDefault="00DC307A" w:rsidP="00DC307A">
      <w:pPr>
        <w:pStyle w:val="BodyText"/>
      </w:pPr>
      <w:r>
        <w:t xml:space="preserve">Je kunt in </w:t>
      </w:r>
      <w:r w:rsidR="000D1466">
        <w:t>Matlab</w:t>
      </w:r>
      <w:r>
        <w:t xml:space="preserve"> ook de sinus berekenen van een hoek uitgedrukt in graden:</w:t>
      </w:r>
    </w:p>
    <w:p w14:paraId="518DEBBE" w14:textId="63FD6036" w:rsidR="009B07AE" w:rsidRDefault="009B07AE" w:rsidP="005C3571">
      <w:pPr>
        <w:pStyle w:val="aA"/>
      </w:pPr>
      <w:r>
        <w:t xml:space="preserve">Typ in het </w:t>
      </w:r>
      <w:proofErr w:type="spellStart"/>
      <w:r>
        <w:t>Command</w:t>
      </w:r>
      <w:proofErr w:type="spellEnd"/>
      <w:r>
        <w:t xml:space="preserve"> </w:t>
      </w:r>
      <w:proofErr w:type="spellStart"/>
      <w:r>
        <w:t>Window</w:t>
      </w:r>
      <w:proofErr w:type="spellEnd"/>
      <w:r>
        <w:t xml:space="preserve">: </w:t>
      </w:r>
      <w:proofErr w:type="spellStart"/>
      <w:r>
        <w:t>sind</w:t>
      </w:r>
      <w:proofErr w:type="spellEnd"/>
      <w:r>
        <w:t>(</w:t>
      </w:r>
      <w:r w:rsidR="00C60477">
        <w:t>90</w:t>
      </w:r>
      <w:r>
        <w:t>)</w:t>
      </w:r>
    </w:p>
    <w:p w14:paraId="62A18D81" w14:textId="1C12130B" w:rsidR="009B07AE" w:rsidRDefault="009B07AE" w:rsidP="005C3571">
      <w:pPr>
        <w:pStyle w:val="aQ"/>
      </w:pPr>
      <w:r>
        <w:t xml:space="preserve">Is het resultaat wat je </w:t>
      </w:r>
      <w:ins w:id="327" w:author="Faber, H." w:date="2017-09-26T17:09:00Z">
        <w:r w:rsidR="00053327">
          <w:t xml:space="preserve">had </w:t>
        </w:r>
      </w:ins>
      <w:r>
        <w:t>verwacht?</w:t>
      </w:r>
    </w:p>
    <w:p w14:paraId="7D21CDDE" w14:textId="7C714257" w:rsidR="009B07AE" w:rsidRDefault="009B07AE" w:rsidP="00DC307A">
      <w:pPr>
        <w:pStyle w:val="BodyText"/>
        <w:rPr>
          <w:rFonts w:eastAsiaTheme="minorEastAsia"/>
        </w:rPr>
      </w:pPr>
      <w:proofErr w:type="spellStart"/>
      <w:r>
        <w:t>Sind</w:t>
      </w:r>
      <w:proofErr w:type="spellEnd"/>
      <w:r>
        <w:t xml:space="preserve">() is een functie die de sinus van een </w:t>
      </w:r>
      <w:r w:rsidR="00C60477">
        <w:t>getal in graden</w:t>
      </w:r>
      <w:r>
        <w:t xml:space="preserve"> </w:t>
      </w:r>
      <w:ins w:id="328" w:author="Faber, H." w:date="2017-09-26T16:37:00Z">
        <w:r w:rsidR="001425AE">
          <w:t>geeft</w:t>
        </w:r>
      </w:ins>
      <w:del w:id="329" w:author="Faber, H." w:date="2017-09-26T16:37:00Z">
        <w:r w:rsidDel="001425AE">
          <w:delText>evalueert</w:delText>
        </w:r>
      </w:del>
      <w:r>
        <w:t xml:space="preserve">. De ‘d’ van </w:t>
      </w:r>
      <w:proofErr w:type="spellStart"/>
      <w:r>
        <w:t>sind</w:t>
      </w:r>
      <w:proofErr w:type="spellEnd"/>
      <w:r>
        <w:t>() staat voor: ‘</w:t>
      </w:r>
      <w:proofErr w:type="spellStart"/>
      <w:r>
        <w:t>degree</w:t>
      </w:r>
      <w:proofErr w:type="spellEnd"/>
      <w:r>
        <w:t xml:space="preserve">’. We weten uit de Wiskunde dat </w:t>
      </w:r>
      <m:oMath>
        <m:r>
          <w:rPr>
            <w:rFonts w:ascii="Cambria Math" w:hAnsi="Cambria Math"/>
          </w:rPr>
          <m:t>sin</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r>
          <w:rPr>
            <w:rFonts w:ascii="Cambria Math" w:eastAsiaTheme="minorEastAsia" w:hAnsi="Cambria Math"/>
          </w:rPr>
          <m:t>=1</m:t>
        </m:r>
      </m:oMath>
      <w:r w:rsidR="00C60477">
        <w:rPr>
          <w:rFonts w:eastAsiaTheme="minorEastAsia"/>
        </w:rPr>
        <w:t xml:space="preserve"> </w:t>
      </w:r>
      <w:ins w:id="330" w:author="Faber, H." w:date="2017-09-26T17:09:00Z">
        <w:r w:rsidR="00053327">
          <w:rPr>
            <w:rFonts w:eastAsiaTheme="minorEastAsia"/>
          </w:rPr>
          <w:t>(met de hoek in radialen)</w:t>
        </w:r>
      </w:ins>
    </w:p>
    <w:p w14:paraId="3B3A209A" w14:textId="1858564C" w:rsidR="00C60477" w:rsidRDefault="00C60477" w:rsidP="005C3571">
      <w:pPr>
        <w:pStyle w:val="aA"/>
      </w:pPr>
      <w:r>
        <w:t xml:space="preserve">Typ in het </w:t>
      </w:r>
      <w:proofErr w:type="spellStart"/>
      <w:r>
        <w:t>Command</w:t>
      </w:r>
      <w:proofErr w:type="spellEnd"/>
      <w:r>
        <w:t xml:space="preserve"> </w:t>
      </w:r>
      <w:proofErr w:type="spellStart"/>
      <w:r>
        <w:t>Window</w:t>
      </w:r>
      <w:proofErr w:type="spellEnd"/>
      <w:r>
        <w:t xml:space="preserve">: </w:t>
      </w:r>
      <w:proofErr w:type="spellStart"/>
      <w:r>
        <w:t>sin</w:t>
      </w:r>
      <w:proofErr w:type="spellEnd"/>
      <w:r>
        <w:t>(pi/2)</w:t>
      </w:r>
    </w:p>
    <w:p w14:paraId="0FF3504B" w14:textId="178EF557" w:rsidR="00C60477" w:rsidRDefault="00C60477" w:rsidP="00DC307A">
      <w:pPr>
        <w:pStyle w:val="BodyText"/>
      </w:pPr>
      <w:r>
        <w:lastRenderedPageBreak/>
        <w:t>Daar komt gelukkig hetzelfde antwoord uit</w:t>
      </w:r>
      <w:ins w:id="331" w:author="Faber, H." w:date="2017-09-26T17:09:00Z">
        <w:r w:rsidR="00053327">
          <w:t xml:space="preserve">, want 90 graden is gelijk aan </w:t>
        </w:r>
      </w:ins>
      <m:oMath>
        <m:f>
          <m:fPr>
            <m:type m:val="skw"/>
            <m:ctrlPr>
              <w:ins w:id="332" w:author="Faber, H." w:date="2017-09-26T17:10:00Z">
                <w:rPr>
                  <w:rFonts w:ascii="Cambria Math" w:hAnsi="Cambria Math"/>
                  <w:i/>
                </w:rPr>
              </w:ins>
            </m:ctrlPr>
          </m:fPr>
          <m:num>
            <m:r>
              <w:ins w:id="333" w:author="Faber, H." w:date="2017-09-26T17:10:00Z">
                <w:rPr>
                  <w:rFonts w:ascii="Cambria Math" w:hAnsi="Cambria Math"/>
                </w:rPr>
                <m:t>π</m:t>
              </w:ins>
            </m:r>
          </m:num>
          <m:den>
            <m:r>
              <w:ins w:id="334" w:author="Faber, H." w:date="2017-09-26T17:10:00Z">
                <w:rPr>
                  <w:rFonts w:ascii="Cambria Math" w:hAnsi="Cambria Math"/>
                </w:rPr>
                <m:t>2</m:t>
              </w:ins>
            </m:r>
          </m:den>
        </m:f>
      </m:oMath>
      <w:ins w:id="335" w:author="Faber, H." w:date="2017-09-26T17:10:00Z">
        <w:r w:rsidR="00053327">
          <w:rPr>
            <w:rFonts w:eastAsiaTheme="minorEastAsia"/>
          </w:rPr>
          <w:t xml:space="preserve"> radialen</w:t>
        </w:r>
      </w:ins>
      <w:r>
        <w:t xml:space="preserve">. In het ene geval geven we de functie het argument in graden mee. In het tweede geval geven we de functie het argument in radialen mee. </w:t>
      </w:r>
    </w:p>
    <w:p w14:paraId="02BD5334" w14:textId="342DA106" w:rsidR="00DC307A" w:rsidRDefault="00DC307A">
      <w:r>
        <w:br w:type="page"/>
      </w:r>
    </w:p>
    <w:p w14:paraId="7EABC6E9" w14:textId="28B7665D" w:rsidR="00C60477" w:rsidRPr="00C60477" w:rsidRDefault="00C60477" w:rsidP="00DC307A">
      <w:pPr>
        <w:pStyle w:val="BodyText"/>
      </w:pPr>
      <w:r>
        <w:lastRenderedPageBreak/>
        <w:t xml:space="preserve">Stel, we willen </w:t>
      </w:r>
      <w:r w:rsidR="003468E8">
        <w:t>de</w:t>
      </w:r>
      <w:r>
        <w:t xml:space="preserve"> gemiddelde </w:t>
      </w:r>
      <w:r w:rsidR="003468E8">
        <w:t xml:space="preserve">lichaamslengte bereken van een aantal studenten. We maken dan </w:t>
      </w:r>
      <w:r>
        <w:t xml:space="preserve">een vector met lichaamslengtes </w:t>
      </w:r>
      <w:r w:rsidR="003468E8">
        <w:t xml:space="preserve">(zie </w:t>
      </w:r>
      <w:r w:rsidR="003468E8">
        <w:fldChar w:fldCharType="begin"/>
      </w:r>
      <w:r w:rsidR="003468E8">
        <w:instrText xml:space="preserve"> REF _Ref492908064 \h </w:instrText>
      </w:r>
      <w:r w:rsidR="003468E8">
        <w:fldChar w:fldCharType="separate"/>
      </w:r>
      <w:r w:rsidR="00C04261">
        <w:t xml:space="preserve">Figuur </w:t>
      </w:r>
      <w:r w:rsidR="00C04261">
        <w:rPr>
          <w:noProof/>
        </w:rPr>
        <w:t>12</w:t>
      </w:r>
      <w:r w:rsidR="003468E8">
        <w:fldChar w:fldCharType="end"/>
      </w:r>
      <w:r w:rsidR="003468E8">
        <w:t>):</w:t>
      </w:r>
    </w:p>
    <w:p w14:paraId="7DFD6941" w14:textId="4CB2DBE7" w:rsidR="00C60477" w:rsidRDefault="00C60477" w:rsidP="00C60477">
      <w:pPr>
        <w:keepNext/>
        <w:jc w:val="center"/>
      </w:pPr>
      <w:r w:rsidRPr="00C60477">
        <w:rPr>
          <w:noProof/>
          <w:lang w:val="en-US"/>
        </w:rPr>
        <w:drawing>
          <wp:inline distT="0" distB="0" distL="0" distR="0" wp14:anchorId="04AB0AF5" wp14:editId="244FA298">
            <wp:extent cx="4738319" cy="492413"/>
            <wp:effectExtent l="0" t="0" r="5715" b="317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74641"/>
                    <a:stretch/>
                  </pic:blipFill>
                  <pic:spPr bwMode="auto">
                    <a:xfrm>
                      <a:off x="0" y="0"/>
                      <a:ext cx="4801798" cy="499010"/>
                    </a:xfrm>
                    <a:prstGeom prst="rect">
                      <a:avLst/>
                    </a:prstGeom>
                    <a:ln>
                      <a:noFill/>
                    </a:ln>
                    <a:extLst>
                      <a:ext uri="{53640926-AAD7-44D8-BBD7-CCE9431645EC}">
                        <a14:shadowObscured xmlns:a14="http://schemas.microsoft.com/office/drawing/2010/main"/>
                      </a:ext>
                    </a:extLst>
                  </pic:spPr>
                </pic:pic>
              </a:graphicData>
            </a:graphic>
          </wp:inline>
        </w:drawing>
      </w:r>
    </w:p>
    <w:p w14:paraId="30466503" w14:textId="01D5CACB" w:rsidR="00C60477" w:rsidRDefault="00C60477" w:rsidP="00C60477">
      <w:pPr>
        <w:pStyle w:val="Caption"/>
        <w:jc w:val="center"/>
      </w:pPr>
      <w:bookmarkStart w:id="336" w:name="_Ref492908064"/>
      <w:r>
        <w:t xml:space="preserve">Figuur </w:t>
      </w:r>
      <w:fldSimple w:instr=" SEQ Figuur \* ARABIC ">
        <w:r w:rsidR="00261D27">
          <w:rPr>
            <w:noProof/>
          </w:rPr>
          <w:t>12</w:t>
        </w:r>
      </w:fldSimple>
      <w:bookmarkEnd w:id="336"/>
      <w:r>
        <w:t xml:space="preserve">: een voorbeeld van </w:t>
      </w:r>
      <w:r w:rsidR="003468E8">
        <w:t>een aantal lengtes in een vector.</w:t>
      </w:r>
    </w:p>
    <w:p w14:paraId="7CBE9E2A" w14:textId="77777777" w:rsidR="008B4F21" w:rsidRDefault="008B4F21" w:rsidP="00DC307A">
      <w:pPr>
        <w:pStyle w:val="BodyText"/>
      </w:pPr>
    </w:p>
    <w:p w14:paraId="29DC41D1" w14:textId="6C6BE6D0" w:rsidR="003468E8" w:rsidRDefault="003468E8" w:rsidP="00DC307A">
      <w:pPr>
        <w:pStyle w:val="BodyText"/>
      </w:pPr>
      <w:r>
        <w:t xml:space="preserve">Het berekenen van de gemiddelde lengte kan dan eenvoudig </w:t>
      </w:r>
      <w:r w:rsidR="00DC307A">
        <w:t>met de fu</w:t>
      </w:r>
      <w:del w:id="337" w:author="Faber, H." w:date="2017-09-26T17:10:00Z">
        <w:r w:rsidR="00DC307A" w:rsidDel="00414715">
          <w:delText>cn</w:delText>
        </w:r>
      </w:del>
      <w:ins w:id="338" w:author="Faber, H." w:date="2017-09-26T17:10:00Z">
        <w:r w:rsidR="00414715">
          <w:t>nc</w:t>
        </w:r>
      </w:ins>
      <w:r w:rsidR="00DC307A">
        <w:t xml:space="preserve">tie </w:t>
      </w:r>
      <w:proofErr w:type="spellStart"/>
      <w:r w:rsidR="00DC307A">
        <w:t>mean</w:t>
      </w:r>
      <w:proofErr w:type="spellEnd"/>
      <w:r w:rsidR="00DC307A">
        <w:t xml:space="preserve">(). De </w:t>
      </w:r>
      <w:proofErr w:type="spellStart"/>
      <w:r w:rsidR="00DC307A">
        <w:t>mean</w:t>
      </w:r>
      <w:proofErr w:type="spellEnd"/>
      <w:r w:rsidR="00DC307A">
        <w:t xml:space="preserve"> van een vector is hetzelfde als </w:t>
      </w:r>
      <w:r w:rsidR="00DC307A">
        <w:rPr>
          <w:i/>
        </w:rPr>
        <w:t>het gemiddelde</w:t>
      </w:r>
      <w:r w:rsidR="00DC307A">
        <w:t xml:space="preserve"> van een vector. In </w:t>
      </w:r>
      <w:r w:rsidR="00DC307A">
        <w:fldChar w:fldCharType="begin"/>
      </w:r>
      <w:r w:rsidR="00DC307A">
        <w:instrText xml:space="preserve"> REF _Ref492972594 \h </w:instrText>
      </w:r>
      <w:r w:rsidR="00DC307A">
        <w:fldChar w:fldCharType="separate"/>
      </w:r>
      <w:r w:rsidR="00C04261">
        <w:t xml:space="preserve">Figuur </w:t>
      </w:r>
      <w:r w:rsidR="00C04261">
        <w:rPr>
          <w:noProof/>
        </w:rPr>
        <w:t>14</w:t>
      </w:r>
      <w:r w:rsidR="00DC307A">
        <w:fldChar w:fldCharType="end"/>
      </w:r>
      <w:r w:rsidR="008B4F21">
        <w:t xml:space="preserve"> is de toepassing van deze functie te zien en de uitkomst.</w:t>
      </w:r>
    </w:p>
    <w:p w14:paraId="37C6B701" w14:textId="77777777" w:rsidR="008B4F21" w:rsidRPr="00DC307A" w:rsidRDefault="008B4F21" w:rsidP="00DC307A">
      <w:pPr>
        <w:pStyle w:val="BodyText"/>
      </w:pPr>
    </w:p>
    <w:p w14:paraId="7CE1ED41" w14:textId="77777777" w:rsidR="003468E8" w:rsidRDefault="003468E8" w:rsidP="003468E8">
      <w:pPr>
        <w:keepNext/>
        <w:jc w:val="center"/>
      </w:pPr>
      <w:r w:rsidRPr="003468E8">
        <w:rPr>
          <w:noProof/>
          <w:lang w:val="en-US"/>
        </w:rPr>
        <w:drawing>
          <wp:inline distT="0" distB="0" distL="0" distR="0" wp14:anchorId="191A807F" wp14:editId="65E01244">
            <wp:extent cx="4701971" cy="1976861"/>
            <wp:effectExtent l="0" t="0" r="3810" b="444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4828" cy="1986471"/>
                    </a:xfrm>
                    <a:prstGeom prst="rect">
                      <a:avLst/>
                    </a:prstGeom>
                  </pic:spPr>
                </pic:pic>
              </a:graphicData>
            </a:graphic>
          </wp:inline>
        </w:drawing>
      </w:r>
    </w:p>
    <w:p w14:paraId="2343DCC6" w14:textId="1754B844" w:rsidR="003468E8" w:rsidRDefault="003468E8" w:rsidP="003468E8">
      <w:pPr>
        <w:pStyle w:val="Caption"/>
        <w:jc w:val="center"/>
      </w:pPr>
      <w:r>
        <w:t xml:space="preserve">Figuur </w:t>
      </w:r>
      <w:fldSimple w:instr=" SEQ Figuur \* ARABIC ">
        <w:r w:rsidR="00261D27">
          <w:rPr>
            <w:noProof/>
          </w:rPr>
          <w:t>13</w:t>
        </w:r>
      </w:fldSimple>
      <w:r>
        <w:t xml:space="preserve">: een voorbeeld van de functie </w:t>
      </w:r>
      <w:proofErr w:type="spellStart"/>
      <w:r>
        <w:t>mean</w:t>
      </w:r>
      <w:proofErr w:type="spellEnd"/>
      <w:r>
        <w:t>().</w:t>
      </w:r>
    </w:p>
    <w:p w14:paraId="659BF89C" w14:textId="77777777" w:rsidR="008B4F21" w:rsidRDefault="008B4F21" w:rsidP="00DC307A">
      <w:pPr>
        <w:pStyle w:val="BodyText"/>
      </w:pPr>
    </w:p>
    <w:p w14:paraId="695A29BD" w14:textId="0282BBF1" w:rsidR="003468E8" w:rsidRDefault="003468E8" w:rsidP="00DC307A">
      <w:pPr>
        <w:pStyle w:val="BodyText"/>
      </w:pPr>
      <w:r>
        <w:t>Dit voorbeeld kan worden uitgebreid met de standaard</w:t>
      </w:r>
      <w:del w:id="339" w:author="Faber, H." w:date="2017-09-26T17:11:00Z">
        <w:r w:rsidDel="00414715">
          <w:delText xml:space="preserve"> </w:delText>
        </w:r>
      </w:del>
      <w:r>
        <w:t>deviatie. We willen hier ook weten wat de standaarddeviatie is van de lengtes van het groepje studenten:</w:t>
      </w:r>
    </w:p>
    <w:p w14:paraId="2B9D6ACA" w14:textId="77777777" w:rsidR="008B4F21" w:rsidRDefault="008B4F21" w:rsidP="00DC307A">
      <w:pPr>
        <w:pStyle w:val="BodyText"/>
      </w:pPr>
    </w:p>
    <w:p w14:paraId="0CD9766D" w14:textId="77777777" w:rsidR="003468E8" w:rsidRDefault="003468E8" w:rsidP="003468E8">
      <w:pPr>
        <w:keepNext/>
        <w:jc w:val="center"/>
      </w:pPr>
      <w:r w:rsidRPr="003468E8">
        <w:rPr>
          <w:noProof/>
          <w:lang w:val="en-US"/>
        </w:rPr>
        <w:drawing>
          <wp:inline distT="0" distB="0" distL="0" distR="0" wp14:anchorId="49C8AC23" wp14:editId="4C9E07BF">
            <wp:extent cx="4636414" cy="1949299"/>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6837" cy="1970498"/>
                    </a:xfrm>
                    <a:prstGeom prst="rect">
                      <a:avLst/>
                    </a:prstGeom>
                  </pic:spPr>
                </pic:pic>
              </a:graphicData>
            </a:graphic>
          </wp:inline>
        </w:drawing>
      </w:r>
    </w:p>
    <w:p w14:paraId="72B1CCA4" w14:textId="4935DE8E" w:rsidR="003468E8" w:rsidRDefault="003468E8" w:rsidP="003468E8">
      <w:pPr>
        <w:pStyle w:val="Caption"/>
        <w:jc w:val="center"/>
        <w:rPr>
          <w:noProof/>
        </w:rPr>
      </w:pPr>
      <w:bookmarkStart w:id="340" w:name="_Ref492972594"/>
      <w:r>
        <w:t xml:space="preserve">Figuur </w:t>
      </w:r>
      <w:fldSimple w:instr=" SEQ Figuur \* ARABIC ">
        <w:r w:rsidR="00261D27">
          <w:rPr>
            <w:noProof/>
          </w:rPr>
          <w:t>14</w:t>
        </w:r>
      </w:fldSimple>
      <w:bookmarkEnd w:id="340"/>
      <w:r>
        <w:t>:</w:t>
      </w:r>
      <w:r>
        <w:rPr>
          <w:noProof/>
        </w:rPr>
        <w:t xml:space="preserve"> het combineren van twee maten (gemiddelde en standaarddeviatie) in één vector.</w:t>
      </w:r>
    </w:p>
    <w:p w14:paraId="0571A4B0" w14:textId="6947501C" w:rsidR="003468E8" w:rsidRPr="008B4F21" w:rsidRDefault="003468E8" w:rsidP="008B4F21">
      <w:pPr>
        <w:rPr>
          <w:b/>
        </w:rPr>
      </w:pPr>
      <w:r w:rsidRPr="008B4F21">
        <w:rPr>
          <w:b/>
        </w:rPr>
        <w:t>Typ de code over en vul de lichaamslengtes aan met jouw lichaamslengte.</w:t>
      </w:r>
    </w:p>
    <w:p w14:paraId="0F2C4B52" w14:textId="35AA946F" w:rsidR="00C60477" w:rsidRDefault="003468E8" w:rsidP="00DC307A">
      <w:pPr>
        <w:pStyle w:val="BodyText"/>
      </w:pPr>
      <w:r>
        <w:t>Het aanroepen en gebruiken van functies is, zoals je hebt gezien erg handig en zal ons veel tijd gaan besparen in de toekomst.</w:t>
      </w:r>
    </w:p>
    <w:p w14:paraId="6C0D30BA" w14:textId="247033D6" w:rsidR="003468E8" w:rsidRDefault="003468E8" w:rsidP="003468E8">
      <w:pPr>
        <w:pStyle w:val="Heading2"/>
      </w:pPr>
      <w:bookmarkStart w:id="341" w:name="_Toc492989520"/>
      <w:r>
        <w:lastRenderedPageBreak/>
        <w:t>Het vinden van</w:t>
      </w:r>
      <w:r w:rsidR="002D7852">
        <w:t xml:space="preserve"> Matlab</w:t>
      </w:r>
      <w:r>
        <w:t xml:space="preserve"> standaardfuncties</w:t>
      </w:r>
      <w:bookmarkEnd w:id="341"/>
    </w:p>
    <w:p w14:paraId="6A20114D" w14:textId="7CDC214F" w:rsidR="008B4F21" w:rsidRDefault="003468E8" w:rsidP="00DC307A">
      <w:pPr>
        <w:pStyle w:val="BodyText"/>
      </w:pPr>
      <w:r>
        <w:t>Een veel voorkomende</w:t>
      </w:r>
      <w:r w:rsidR="008B4F21">
        <w:t xml:space="preserve"> en terechte</w:t>
      </w:r>
      <w:r>
        <w:t xml:space="preserve"> vraag van studenten is: ‘hoe vindt je een bepaalde </w:t>
      </w:r>
      <w:r w:rsidR="000D1466">
        <w:t>Matlab</w:t>
      </w:r>
      <w:r>
        <w:t xml:space="preserve"> functie’? Het antwoord is vervelend genoeg: door veel te lezen! </w:t>
      </w:r>
    </w:p>
    <w:p w14:paraId="28FA8840" w14:textId="77777777" w:rsidR="008B4F21" w:rsidRDefault="008B4F21" w:rsidP="00DC307A">
      <w:pPr>
        <w:pStyle w:val="BodyText"/>
      </w:pPr>
    </w:p>
    <w:tbl>
      <w:tblPr>
        <w:tblStyle w:val="TableGrid"/>
        <w:tblW w:w="0" w:type="auto"/>
        <w:shd w:val="clear" w:color="auto" w:fill="538135" w:themeFill="accent6" w:themeFillShade="BF"/>
        <w:tblLook w:val="04A0" w:firstRow="1" w:lastRow="0" w:firstColumn="1" w:lastColumn="0" w:noHBand="0" w:noVBand="1"/>
      </w:tblPr>
      <w:tblGrid>
        <w:gridCol w:w="9062"/>
      </w:tblGrid>
      <w:tr w:rsidR="008B4F21" w14:paraId="3C051A59" w14:textId="77777777" w:rsidTr="008B4F21">
        <w:tc>
          <w:tcPr>
            <w:tcW w:w="9062" w:type="dxa"/>
            <w:shd w:val="clear" w:color="auto" w:fill="538135" w:themeFill="accent6" w:themeFillShade="BF"/>
          </w:tcPr>
          <w:p w14:paraId="3FA266F9" w14:textId="77777777" w:rsidR="008B4F21" w:rsidRDefault="008B4F21" w:rsidP="00DC307A">
            <w:pPr>
              <w:pStyle w:val="BodyText"/>
            </w:pPr>
          </w:p>
          <w:p w14:paraId="54553BD1" w14:textId="1A8172A6" w:rsidR="008B4F21" w:rsidRPr="008B4F21" w:rsidRDefault="008B4F21" w:rsidP="008B4F21">
            <w:pPr>
              <w:pStyle w:val="BodyText"/>
              <w:jc w:val="center"/>
              <w:rPr>
                <w:b/>
                <w:color w:val="FFFFFF" w:themeColor="background1"/>
                <w:sz w:val="48"/>
              </w:rPr>
            </w:pPr>
            <w:r w:rsidRPr="008B4F21">
              <w:rPr>
                <w:b/>
                <w:color w:val="FFFFFF" w:themeColor="background1"/>
                <w:sz w:val="48"/>
              </w:rPr>
              <w:t>&lt;</w:t>
            </w:r>
            <w:r w:rsidR="00022127">
              <w:rPr>
                <w:b/>
                <w:color w:val="FFFFFF" w:themeColor="background1"/>
                <w:sz w:val="48"/>
              </w:rPr>
              <w:t>Een z</w:t>
            </w:r>
            <w:r w:rsidRPr="008B4F21">
              <w:rPr>
                <w:b/>
                <w:color w:val="FFFFFF" w:themeColor="background1"/>
                <w:sz w:val="48"/>
              </w:rPr>
              <w:t xml:space="preserve">oekmachine&gt; </w:t>
            </w:r>
            <w:del w:id="342" w:author="Faber, H." w:date="2017-09-26T11:14:00Z">
              <w:r w:rsidRPr="008B4F21" w:rsidDel="00556B25">
                <w:rPr>
                  <w:b/>
                  <w:color w:val="FFFFFF" w:themeColor="background1"/>
                  <w:sz w:val="48"/>
                </w:rPr>
                <w:delText xml:space="preserve"> </w:delText>
              </w:r>
            </w:del>
            <w:r w:rsidRPr="008B4F21">
              <w:rPr>
                <w:b/>
                <w:color w:val="FFFFFF" w:themeColor="background1"/>
                <w:sz w:val="48"/>
              </w:rPr>
              <w:t xml:space="preserve">is </w:t>
            </w:r>
            <w:proofErr w:type="spellStart"/>
            <w:r w:rsidRPr="008B4F21">
              <w:rPr>
                <w:b/>
                <w:color w:val="FFFFFF" w:themeColor="background1"/>
                <w:sz w:val="48"/>
              </w:rPr>
              <w:t>your</w:t>
            </w:r>
            <w:proofErr w:type="spellEnd"/>
            <w:r w:rsidRPr="008B4F21">
              <w:rPr>
                <w:b/>
                <w:color w:val="FFFFFF" w:themeColor="background1"/>
                <w:sz w:val="48"/>
              </w:rPr>
              <w:t xml:space="preserve"> </w:t>
            </w:r>
            <w:proofErr w:type="spellStart"/>
            <w:r w:rsidRPr="008B4F21">
              <w:rPr>
                <w:b/>
                <w:color w:val="FFFFFF" w:themeColor="background1"/>
                <w:sz w:val="48"/>
              </w:rPr>
              <w:t>friend</w:t>
            </w:r>
            <w:proofErr w:type="spellEnd"/>
            <w:r w:rsidRPr="008B4F21">
              <w:rPr>
                <w:b/>
                <w:color w:val="FFFFFF" w:themeColor="background1"/>
                <w:sz w:val="48"/>
              </w:rPr>
              <w:t>.</w:t>
            </w:r>
          </w:p>
          <w:p w14:paraId="68270559" w14:textId="77777777" w:rsidR="008B4F21" w:rsidRDefault="008B4F21" w:rsidP="00DC307A">
            <w:pPr>
              <w:pStyle w:val="BodyText"/>
            </w:pPr>
          </w:p>
        </w:tc>
      </w:tr>
    </w:tbl>
    <w:p w14:paraId="1DA7648A" w14:textId="77777777" w:rsidR="008B4F21" w:rsidRDefault="008B4F21" w:rsidP="00DC307A">
      <w:pPr>
        <w:pStyle w:val="BodyText"/>
      </w:pPr>
    </w:p>
    <w:p w14:paraId="51133792" w14:textId="6C70C21F" w:rsidR="003468E8" w:rsidRDefault="00FC1E7B" w:rsidP="00DC307A">
      <w:pPr>
        <w:pStyle w:val="BodyText"/>
      </w:pPr>
      <w:r>
        <w:t>Stel je wil</w:t>
      </w:r>
      <w:r w:rsidR="003468E8">
        <w:t xml:space="preserve"> de </w:t>
      </w:r>
      <w:r w:rsidR="003468E8" w:rsidRPr="008B4F21">
        <w:rPr>
          <w:i/>
        </w:rPr>
        <w:t>mediaan</w:t>
      </w:r>
      <w:r w:rsidR="003468E8">
        <w:t xml:space="preserve"> </w:t>
      </w:r>
      <w:ins w:id="343" w:author="Faber, H." w:date="2017-09-26T17:13:00Z">
        <w:r w:rsidR="00414715">
          <w:t xml:space="preserve">(de middelste waarde van een groep getallen) </w:t>
        </w:r>
      </w:ins>
      <w:r w:rsidR="003468E8">
        <w:t xml:space="preserve">berekenen van de lijst van lichaamslengtes. Je kunt in een willekeurige zoekmachine een aantal </w:t>
      </w:r>
      <w:proofErr w:type="spellStart"/>
      <w:r w:rsidR="003468E8">
        <w:t>keywords</w:t>
      </w:r>
      <w:proofErr w:type="spellEnd"/>
      <w:r w:rsidR="003468E8">
        <w:t xml:space="preserve"> typen zoals: </w:t>
      </w:r>
      <w:r w:rsidR="000D1466">
        <w:rPr>
          <w:i/>
        </w:rPr>
        <w:t>Matlab</w:t>
      </w:r>
      <w:r w:rsidR="003468E8" w:rsidRPr="003468E8">
        <w:rPr>
          <w:i/>
        </w:rPr>
        <w:t xml:space="preserve"> </w:t>
      </w:r>
      <w:proofErr w:type="spellStart"/>
      <w:r w:rsidR="003468E8" w:rsidRPr="003468E8">
        <w:rPr>
          <w:i/>
        </w:rPr>
        <w:t>calculate</w:t>
      </w:r>
      <w:proofErr w:type="spellEnd"/>
      <w:r w:rsidR="003468E8" w:rsidRPr="003468E8">
        <w:rPr>
          <w:i/>
        </w:rPr>
        <w:t xml:space="preserve"> </w:t>
      </w:r>
      <w:proofErr w:type="spellStart"/>
      <w:r w:rsidR="003468E8" w:rsidRPr="003468E8">
        <w:rPr>
          <w:i/>
        </w:rPr>
        <w:t>median</w:t>
      </w:r>
      <w:proofErr w:type="spellEnd"/>
      <w:r w:rsidR="003468E8">
        <w:t>. Je krijgt dan dit resultaat:</w:t>
      </w:r>
    </w:p>
    <w:p w14:paraId="23776908" w14:textId="77777777" w:rsidR="008B4F21" w:rsidRDefault="008B4F21" w:rsidP="00DC307A">
      <w:pPr>
        <w:pStyle w:val="BodyText"/>
      </w:pPr>
    </w:p>
    <w:p w14:paraId="0F2358CB" w14:textId="08BAE5E6" w:rsidR="003468E8" w:rsidRDefault="008B4F21" w:rsidP="008B4F21">
      <w:pPr>
        <w:keepNext/>
        <w:jc w:val="center"/>
      </w:pPr>
      <w:r w:rsidRPr="008B4F21">
        <w:rPr>
          <w:noProof/>
          <w:lang w:val="en-US"/>
        </w:rPr>
        <w:drawing>
          <wp:inline distT="0" distB="0" distL="0" distR="0" wp14:anchorId="05126E3E" wp14:editId="5DFF3A96">
            <wp:extent cx="5715798" cy="1000265"/>
            <wp:effectExtent l="0" t="0" r="0" b="9525"/>
            <wp:docPr id="7" name="Afbeelding 7">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15798" cy="1000265"/>
                    </a:xfrm>
                    <a:prstGeom prst="rect">
                      <a:avLst/>
                    </a:prstGeom>
                  </pic:spPr>
                </pic:pic>
              </a:graphicData>
            </a:graphic>
          </wp:inline>
        </w:drawing>
      </w:r>
    </w:p>
    <w:p w14:paraId="3529CD61" w14:textId="76A2BA77" w:rsidR="003468E8" w:rsidRPr="003468E8" w:rsidRDefault="003468E8" w:rsidP="003468E8">
      <w:pPr>
        <w:pStyle w:val="Caption"/>
        <w:jc w:val="center"/>
      </w:pPr>
      <w:bookmarkStart w:id="344" w:name="_Ref492908726"/>
      <w:r>
        <w:t xml:space="preserve">Figuur </w:t>
      </w:r>
      <w:fldSimple w:instr=" SEQ Figuur \* ARABIC ">
        <w:r w:rsidR="00261D27">
          <w:rPr>
            <w:noProof/>
          </w:rPr>
          <w:t>15</w:t>
        </w:r>
      </w:fldSimple>
      <w:bookmarkEnd w:id="344"/>
      <w:r>
        <w:t>: het zoeken van een functie.</w:t>
      </w:r>
    </w:p>
    <w:p w14:paraId="766DDE6D" w14:textId="539E0E83" w:rsidR="009B07AE" w:rsidRPr="008B4F21" w:rsidRDefault="00FC1E7B" w:rsidP="008B4F21">
      <w:pPr>
        <w:pStyle w:val="aA"/>
      </w:pPr>
      <w:r w:rsidRPr="008B4F21">
        <w:t xml:space="preserve">Bekijk </w:t>
      </w:r>
      <w:r w:rsidRPr="008B4F21">
        <w:fldChar w:fldCharType="begin"/>
      </w:r>
      <w:r w:rsidRPr="008B4F21">
        <w:instrText xml:space="preserve"> REF _Ref492908726 \h  \* MERGEFORMAT </w:instrText>
      </w:r>
      <w:r w:rsidRPr="008B4F21">
        <w:fldChar w:fldCharType="separate"/>
      </w:r>
      <w:r w:rsidR="00C04261">
        <w:t xml:space="preserve">Figuur </w:t>
      </w:r>
      <w:r w:rsidR="00C04261">
        <w:rPr>
          <w:noProof/>
        </w:rPr>
        <w:t>15</w:t>
      </w:r>
      <w:r w:rsidRPr="008B4F21">
        <w:fldChar w:fldCharType="end"/>
      </w:r>
    </w:p>
    <w:p w14:paraId="58FB9EF3" w14:textId="4F890F77" w:rsidR="00FC1E7B" w:rsidRPr="008B4F21" w:rsidRDefault="00FC1E7B" w:rsidP="008B4F21">
      <w:pPr>
        <w:pStyle w:val="aQ"/>
      </w:pPr>
      <w:r w:rsidRPr="008B4F21">
        <w:t>Zie je het voorbeeld van de mediaan functie?</w:t>
      </w:r>
    </w:p>
    <w:p w14:paraId="4523FE93" w14:textId="300D2963" w:rsidR="00FC1E7B" w:rsidRDefault="00FC1E7B" w:rsidP="00DC307A">
      <w:pPr>
        <w:pStyle w:val="BodyText"/>
      </w:pPr>
      <w:r>
        <w:t xml:space="preserve">Het voorbeeld laat zien dat de mediaan functie in </w:t>
      </w:r>
      <w:r w:rsidR="000D1466">
        <w:t>Matlab</w:t>
      </w:r>
      <w:r>
        <w:t xml:space="preserve">: </w:t>
      </w:r>
      <w:proofErr w:type="spellStart"/>
      <w:r>
        <w:t>median</w:t>
      </w:r>
      <w:proofErr w:type="spellEnd"/>
      <w:r>
        <w:t xml:space="preserve">() heet. Dat </w:t>
      </w:r>
      <w:ins w:id="345" w:author="Faber, H." w:date="2017-09-26T17:13:00Z">
        <w:r w:rsidR="00414715">
          <w:t>viel</w:t>
        </w:r>
      </w:ins>
      <w:del w:id="346" w:author="Faber, H." w:date="2017-09-26T17:13:00Z">
        <w:r w:rsidDel="00414715">
          <w:delText>is valt</w:delText>
        </w:r>
      </w:del>
      <w:r>
        <w:t xml:space="preserve"> te verwachten natuurlijk.</w:t>
      </w:r>
      <w:r w:rsidR="008B4F21">
        <w:t xml:space="preserve"> </w:t>
      </w:r>
      <w:r>
        <w:t xml:space="preserve">Een andere manier om meer functies te vinden is om de </w:t>
      </w:r>
      <w:r w:rsidR="000D1466">
        <w:t>Matlab</w:t>
      </w:r>
      <w:r>
        <w:t xml:space="preserve"> documentatie te lezen. Verreweg de gemakkelijkste manier is om de </w:t>
      </w:r>
      <w:r>
        <w:rPr>
          <w:i/>
        </w:rPr>
        <w:t xml:space="preserve">See </w:t>
      </w:r>
      <w:proofErr w:type="spellStart"/>
      <w:r>
        <w:rPr>
          <w:i/>
        </w:rPr>
        <w:t>Also</w:t>
      </w:r>
      <w:proofErr w:type="spellEnd"/>
      <w:r>
        <w:t xml:space="preserve"> kopjes te lezen. </w:t>
      </w:r>
    </w:p>
    <w:p w14:paraId="271A7460" w14:textId="0AFE02BB" w:rsidR="00FC1E7B" w:rsidRPr="002E7B09" w:rsidRDefault="00FC1E7B" w:rsidP="002D7852">
      <w:pPr>
        <w:pStyle w:val="aA"/>
        <w:rPr>
          <w:rPrChange w:id="347" w:author="Faber, H." w:date="2017-09-26T10:54:00Z">
            <w:rPr>
              <w:lang w:val="en-US"/>
            </w:rPr>
          </w:rPrChange>
        </w:rPr>
      </w:pPr>
      <w:r w:rsidRPr="002E7B09">
        <w:rPr>
          <w:rPrChange w:id="348" w:author="Faber, H." w:date="2017-09-26T10:54:00Z">
            <w:rPr>
              <w:lang w:val="en-US"/>
            </w:rPr>
          </w:rPrChange>
        </w:rPr>
        <w:t xml:space="preserve">Typ in het </w:t>
      </w:r>
      <w:proofErr w:type="spellStart"/>
      <w:r w:rsidRPr="002E7B09">
        <w:rPr>
          <w:rPrChange w:id="349" w:author="Faber, H." w:date="2017-09-26T10:54:00Z">
            <w:rPr>
              <w:lang w:val="en-US"/>
            </w:rPr>
          </w:rPrChange>
        </w:rPr>
        <w:t>Command</w:t>
      </w:r>
      <w:proofErr w:type="spellEnd"/>
      <w:r w:rsidRPr="002E7B09">
        <w:rPr>
          <w:rPrChange w:id="350" w:author="Faber, H." w:date="2017-09-26T10:54:00Z">
            <w:rPr>
              <w:lang w:val="en-US"/>
            </w:rPr>
          </w:rPrChange>
        </w:rPr>
        <w:t xml:space="preserve"> </w:t>
      </w:r>
      <w:proofErr w:type="spellStart"/>
      <w:r w:rsidRPr="002E7B09">
        <w:rPr>
          <w:rPrChange w:id="351" w:author="Faber, H." w:date="2017-09-26T10:54:00Z">
            <w:rPr>
              <w:lang w:val="en-US"/>
            </w:rPr>
          </w:rPrChange>
        </w:rPr>
        <w:t>Window</w:t>
      </w:r>
      <w:proofErr w:type="spellEnd"/>
      <w:r w:rsidRPr="002E7B09">
        <w:rPr>
          <w:rPrChange w:id="352" w:author="Faber, H." w:date="2017-09-26T10:54:00Z">
            <w:rPr>
              <w:lang w:val="en-US"/>
            </w:rPr>
          </w:rPrChange>
        </w:rPr>
        <w:t xml:space="preserve">: </w:t>
      </w:r>
      <w:proofErr w:type="spellStart"/>
      <w:r w:rsidRPr="002E7B09">
        <w:rPr>
          <w:rPrChange w:id="353" w:author="Faber, H." w:date="2017-09-26T10:54:00Z">
            <w:rPr>
              <w:lang w:val="en-US"/>
            </w:rPr>
          </w:rPrChange>
        </w:rPr>
        <w:t>doc</w:t>
      </w:r>
      <w:proofErr w:type="spellEnd"/>
      <w:r w:rsidRPr="002E7B09">
        <w:rPr>
          <w:rPrChange w:id="354" w:author="Faber, H." w:date="2017-09-26T10:54:00Z">
            <w:rPr>
              <w:lang w:val="en-US"/>
            </w:rPr>
          </w:rPrChange>
        </w:rPr>
        <w:t xml:space="preserve"> </w:t>
      </w:r>
      <w:proofErr w:type="spellStart"/>
      <w:r w:rsidRPr="002E7B09">
        <w:rPr>
          <w:rPrChange w:id="355" w:author="Faber, H." w:date="2017-09-26T10:54:00Z">
            <w:rPr>
              <w:lang w:val="en-US"/>
            </w:rPr>
          </w:rPrChange>
        </w:rPr>
        <w:t>median</w:t>
      </w:r>
      <w:proofErr w:type="spellEnd"/>
    </w:p>
    <w:p w14:paraId="27BEAC8E" w14:textId="1F114FC4" w:rsidR="00FC1E7B" w:rsidRDefault="00FC1E7B" w:rsidP="00DC307A">
      <w:pPr>
        <w:pStyle w:val="BodyText"/>
      </w:pPr>
      <w:r>
        <w:t xml:space="preserve">Er wordt nu een venster geopend met </w:t>
      </w:r>
      <w:r w:rsidR="000D1466">
        <w:t>Matlab</w:t>
      </w:r>
      <w:r>
        <w:t xml:space="preserve"> documentatie. </w:t>
      </w:r>
    </w:p>
    <w:p w14:paraId="4DBB7847" w14:textId="2A9D6C2B" w:rsidR="00FC1E7B" w:rsidRDefault="00FC1E7B" w:rsidP="00DC307A">
      <w:pPr>
        <w:pStyle w:val="BodyText"/>
      </w:pPr>
      <w:r w:rsidRPr="00FC1E7B">
        <w:rPr>
          <w:b/>
        </w:rPr>
        <w:t xml:space="preserve">Klik op </w:t>
      </w:r>
      <w:r w:rsidRPr="00FC1E7B">
        <w:rPr>
          <w:b/>
          <w:i/>
        </w:rPr>
        <w:t xml:space="preserve">See </w:t>
      </w:r>
      <w:proofErr w:type="spellStart"/>
      <w:r w:rsidRPr="00FC1E7B">
        <w:rPr>
          <w:b/>
          <w:i/>
        </w:rPr>
        <w:t>Also</w:t>
      </w:r>
      <w:proofErr w:type="spellEnd"/>
      <w:r>
        <w:rPr>
          <w:b/>
        </w:rPr>
        <w:t xml:space="preserve">. </w:t>
      </w:r>
      <w:r>
        <w:t>Dit is het resultaat:</w:t>
      </w:r>
    </w:p>
    <w:p w14:paraId="54CF714B" w14:textId="77777777" w:rsidR="00FC1E7B" w:rsidRDefault="00FC1E7B" w:rsidP="00FC1E7B">
      <w:pPr>
        <w:keepNext/>
        <w:jc w:val="center"/>
      </w:pPr>
      <w:r w:rsidRPr="00FC1E7B">
        <w:rPr>
          <w:noProof/>
          <w:lang w:val="en-US"/>
        </w:rPr>
        <w:drawing>
          <wp:inline distT="0" distB="0" distL="0" distR="0" wp14:anchorId="1EB854D1" wp14:editId="75979C88">
            <wp:extent cx="5227583" cy="1068019"/>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46058"/>
                    <a:stretch/>
                  </pic:blipFill>
                  <pic:spPr bwMode="auto">
                    <a:xfrm>
                      <a:off x="0" y="0"/>
                      <a:ext cx="5264098" cy="1075479"/>
                    </a:xfrm>
                    <a:prstGeom prst="rect">
                      <a:avLst/>
                    </a:prstGeom>
                    <a:ln>
                      <a:noFill/>
                    </a:ln>
                    <a:extLst>
                      <a:ext uri="{53640926-AAD7-44D8-BBD7-CCE9431645EC}">
                        <a14:shadowObscured xmlns:a14="http://schemas.microsoft.com/office/drawing/2010/main"/>
                      </a:ext>
                    </a:extLst>
                  </pic:spPr>
                </pic:pic>
              </a:graphicData>
            </a:graphic>
          </wp:inline>
        </w:drawing>
      </w:r>
    </w:p>
    <w:p w14:paraId="7AB270C7" w14:textId="3B785F91" w:rsidR="00FC1E7B" w:rsidRPr="00FC1E7B" w:rsidRDefault="00FC1E7B" w:rsidP="00FC1E7B">
      <w:pPr>
        <w:pStyle w:val="Caption"/>
        <w:jc w:val="center"/>
      </w:pPr>
      <w:bookmarkStart w:id="356" w:name="_Ref492908930"/>
      <w:r>
        <w:t xml:space="preserve">Figuur </w:t>
      </w:r>
      <w:fldSimple w:instr=" SEQ Figuur \* ARABIC ">
        <w:r w:rsidR="00261D27">
          <w:rPr>
            <w:noProof/>
          </w:rPr>
          <w:t>16</w:t>
        </w:r>
      </w:fldSimple>
      <w:bookmarkEnd w:id="356"/>
      <w:r>
        <w:t xml:space="preserve">: See </w:t>
      </w:r>
      <w:proofErr w:type="spellStart"/>
      <w:r>
        <w:t>Also</w:t>
      </w:r>
      <w:proofErr w:type="spellEnd"/>
      <w:r>
        <w:t xml:space="preserve"> informatie van de functie </w:t>
      </w:r>
      <w:proofErr w:type="spellStart"/>
      <w:r>
        <w:t>mean</w:t>
      </w:r>
      <w:proofErr w:type="spellEnd"/>
      <w:r>
        <w:t>().</w:t>
      </w:r>
    </w:p>
    <w:p w14:paraId="0789FC9B" w14:textId="27FD0348" w:rsidR="009B07AE" w:rsidRDefault="00FC1E7B" w:rsidP="00DC307A">
      <w:pPr>
        <w:pStyle w:val="BodyText"/>
      </w:pPr>
      <w:r>
        <w:t xml:space="preserve">Je ziet in </w:t>
      </w:r>
      <w:r>
        <w:fldChar w:fldCharType="begin"/>
      </w:r>
      <w:r>
        <w:instrText xml:space="preserve"> REF _Ref492908930 \h </w:instrText>
      </w:r>
      <w:r>
        <w:fldChar w:fldCharType="separate"/>
      </w:r>
      <w:r w:rsidR="00C04261">
        <w:t xml:space="preserve">Figuur </w:t>
      </w:r>
      <w:r w:rsidR="00C04261">
        <w:rPr>
          <w:noProof/>
        </w:rPr>
        <w:t>16</w:t>
      </w:r>
      <w:r>
        <w:fldChar w:fldCharType="end"/>
      </w:r>
      <w:r>
        <w:t xml:space="preserve"> dat </w:t>
      </w:r>
      <w:r w:rsidR="000D1466">
        <w:t>Matlab</w:t>
      </w:r>
      <w:r>
        <w:t xml:space="preserve"> een aantal suggesties doet voor andere functies. In dit geval zie je de </w:t>
      </w:r>
      <w:proofErr w:type="spellStart"/>
      <w:r>
        <w:t>mean</w:t>
      </w:r>
      <w:proofErr w:type="spellEnd"/>
      <w:r>
        <w:t xml:space="preserve">() functie terugkomen, maar ook een max() functie en een min() functie. </w:t>
      </w:r>
      <w:del w:id="357" w:author="Faber, H." w:date="2017-09-26T17:14:00Z">
        <w:r w:rsidDel="00414715">
          <w:delText xml:space="preserve">Heel handig zijn dit interne links naar andere documentatie pagina’s. </w:delText>
        </w:r>
      </w:del>
    </w:p>
    <w:p w14:paraId="338467B1" w14:textId="6B1C7138" w:rsidR="00FC1E7B" w:rsidRDefault="00FC1E7B" w:rsidP="005C3571">
      <w:pPr>
        <w:pStyle w:val="aA"/>
      </w:pPr>
      <w:r>
        <w:t>Klik op de link ‘max’</w:t>
      </w:r>
    </w:p>
    <w:p w14:paraId="3D3062DC" w14:textId="5F4C4CAE" w:rsidR="00FC1E7B" w:rsidRDefault="00FC1E7B" w:rsidP="00DC307A">
      <w:pPr>
        <w:pStyle w:val="BodyText"/>
      </w:pPr>
      <w:r>
        <w:lastRenderedPageBreak/>
        <w:t xml:space="preserve">Je merkt dat je nu uitkomt op de </w:t>
      </w:r>
      <w:r w:rsidRPr="00414715">
        <w:rPr>
          <w:b/>
          <w:rPrChange w:id="358" w:author="Faber, H." w:date="2017-09-26T17:15:00Z">
            <w:rPr/>
          </w:rPrChange>
        </w:rPr>
        <w:t>max</w:t>
      </w:r>
      <w:r>
        <w:t xml:space="preserve"> documentatie pagina van </w:t>
      </w:r>
      <w:r w:rsidR="000D1466">
        <w:t>Matlab</w:t>
      </w:r>
      <w:r>
        <w:t>. Als je dit met regelmaat doet, kom je vanzelf bij handige functies uit voor de toekomst.</w:t>
      </w:r>
      <w:r w:rsidR="008B5ABF">
        <w:t xml:space="preserve"> Later in deze cursus gaan we je laten zien hoe je de documentatie het beste kunt benaderen en gebruiken. Je kunt hier natuurlijk nu al mee beginnen.</w:t>
      </w:r>
    </w:p>
    <w:p w14:paraId="6277D347" w14:textId="77777777" w:rsidR="005C3571" w:rsidRPr="00FC1E7B" w:rsidRDefault="005C3571" w:rsidP="00DC307A">
      <w:pPr>
        <w:pStyle w:val="BodyText"/>
      </w:pPr>
    </w:p>
    <w:p w14:paraId="53AC6D7F" w14:textId="5A193E10" w:rsidR="009B07AE" w:rsidRDefault="008B5ABF" w:rsidP="008B5ABF">
      <w:pPr>
        <w:pStyle w:val="Heading2"/>
      </w:pPr>
      <w:bookmarkStart w:id="359" w:name="_Toc492989521"/>
      <w:r>
        <w:t>Vragen en opdrachten</w:t>
      </w:r>
      <w:bookmarkEnd w:id="359"/>
    </w:p>
    <w:p w14:paraId="75C35CC1" w14:textId="22504659" w:rsidR="006C62D7" w:rsidRPr="006C62D7" w:rsidRDefault="00022127" w:rsidP="006C62D7">
      <w:pPr>
        <w:pStyle w:val="ListParagraph"/>
        <w:numPr>
          <w:ilvl w:val="0"/>
          <w:numId w:val="40"/>
        </w:numPr>
        <w:autoSpaceDE w:val="0"/>
        <w:autoSpaceDN w:val="0"/>
        <w:adjustRightInd w:val="0"/>
        <w:spacing w:after="0" w:line="240" w:lineRule="auto"/>
        <w:rPr>
          <w:rFonts w:ascii="Courier New" w:hAnsi="Courier New" w:cs="Courier New"/>
          <w:sz w:val="24"/>
          <w:szCs w:val="24"/>
        </w:rPr>
      </w:pPr>
      <w:r>
        <w:t xml:space="preserve">Je ziet aan het begin van de hoofdstuk een aantal standaard </w:t>
      </w:r>
      <w:r w:rsidR="000D1466">
        <w:t>Matlab</w:t>
      </w:r>
      <w:r>
        <w:t xml:space="preserve"> functies. Je moet in deze en de volgende oefeningen gebruik maken van deze functies. </w:t>
      </w:r>
      <w:r w:rsidRPr="00022127">
        <w:rPr>
          <w:rStyle w:val="aAChar"/>
        </w:rPr>
        <w:t xml:space="preserve">Maak een nieuw </w:t>
      </w:r>
      <w:r w:rsidR="000D1466">
        <w:rPr>
          <w:rStyle w:val="aAChar"/>
        </w:rPr>
        <w:t>Matlab</w:t>
      </w:r>
      <w:r w:rsidRPr="00022127">
        <w:rPr>
          <w:rStyle w:val="aAChar"/>
        </w:rPr>
        <w:t xml:space="preserve"> script aan en vul het met deze variabele</w:t>
      </w:r>
      <w:r>
        <w:t xml:space="preserve">: </w:t>
      </w:r>
      <w:r w:rsidRPr="00022127">
        <w:rPr>
          <w:rFonts w:ascii="Courier New" w:hAnsi="Courier New" w:cs="Courier New"/>
          <w:color w:val="000000"/>
          <w:sz w:val="20"/>
          <w:szCs w:val="20"/>
        </w:rPr>
        <w:t>lichaamslengtes = [1.85; 1.50; 1.77; 2.01; 1.90; 1.75];</w:t>
      </w:r>
      <w:r>
        <w:rPr>
          <w:rFonts w:ascii="Courier New" w:hAnsi="Courier New" w:cs="Courier New"/>
          <w:color w:val="000000"/>
          <w:sz w:val="20"/>
          <w:szCs w:val="20"/>
        </w:rPr>
        <w:t xml:space="preserve"> </w:t>
      </w:r>
      <w:r w:rsidRPr="006C62D7">
        <w:t>Tel m.b.v. een functie alle waardes bij elkaar op.</w:t>
      </w:r>
    </w:p>
    <w:p w14:paraId="1AAA51D3" w14:textId="7317F8AF" w:rsidR="006C62D7" w:rsidRPr="00B13422" w:rsidRDefault="006C62D7" w:rsidP="006C62D7">
      <w:pPr>
        <w:pStyle w:val="ListParagraph"/>
        <w:numPr>
          <w:ilvl w:val="0"/>
          <w:numId w:val="40"/>
        </w:numPr>
        <w:autoSpaceDE w:val="0"/>
        <w:autoSpaceDN w:val="0"/>
        <w:adjustRightInd w:val="0"/>
        <w:spacing w:after="0" w:line="240" w:lineRule="auto"/>
        <w:rPr>
          <w:rFonts w:ascii="Courier New" w:hAnsi="Courier New" w:cs="Courier New"/>
          <w:sz w:val="24"/>
          <w:szCs w:val="24"/>
        </w:rPr>
      </w:pPr>
      <w:r w:rsidRPr="006C62D7">
        <w:rPr>
          <w:rStyle w:val="aAChar"/>
        </w:rPr>
        <w:t>Maak de volgende sinus functie aan</w:t>
      </w:r>
      <w:r w:rsidRPr="006C62D7">
        <w:t>:</w:t>
      </w:r>
      <w:r>
        <w:t xml:space="preserve"> </w:t>
      </w: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sin⁡</m:t>
        </m:r>
        <m:r>
          <w:rPr>
            <w:rFonts w:ascii="Cambria Math" w:hAnsi="Cambria Math"/>
          </w:rPr>
          <m:t>(2πft)</m:t>
        </m:r>
      </m:oMath>
      <w:r>
        <w:t xml:space="preserve"> met een variabele</w:t>
      </w:r>
      <w:del w:id="360" w:author="Faber, H." w:date="2017-09-26T11:14:00Z">
        <w:r w:rsidDel="00556B25">
          <w:delText xml:space="preserve"> </w:delText>
        </w:r>
      </w:del>
      <w:r>
        <w:t xml:space="preserve"> </w:t>
      </w:r>
      <w:r w:rsidRPr="006C62D7">
        <w:rPr>
          <w:rStyle w:val="acChar"/>
        </w:rPr>
        <w:t>frequentie=1</w:t>
      </w:r>
      <w:r w:rsidR="00B13422">
        <w:t>. E</w:t>
      </w:r>
      <w:r>
        <w:t>e</w:t>
      </w:r>
      <w:r w:rsidR="00B13422">
        <w:t>n</w:t>
      </w:r>
      <w:r>
        <w:t xml:space="preserve"> tijdvector maak je als volgt aan: </w:t>
      </w:r>
      <w:r w:rsidRPr="006C62D7">
        <w:rPr>
          <w:rStyle w:val="acChar"/>
        </w:rPr>
        <w:t>t = 0:0.1:10;</w:t>
      </w:r>
      <w:r w:rsidR="00B13422">
        <w:rPr>
          <w:rStyle w:val="acChar"/>
        </w:rPr>
        <w:t xml:space="preserve"> </w:t>
      </w:r>
      <w:r w:rsidR="00B13422" w:rsidRPr="00B13422">
        <w:t>In dit geval moet de tijd vector van 0 tot en met pi lopen in stapjes van 0.01.</w:t>
      </w:r>
    </w:p>
    <w:p w14:paraId="39B7EE5D" w14:textId="4971DEF5" w:rsidR="00B13422" w:rsidRPr="00B13422" w:rsidRDefault="00B13422" w:rsidP="00B13422">
      <w:pPr>
        <w:pStyle w:val="ListParagraph"/>
        <w:numPr>
          <w:ilvl w:val="0"/>
          <w:numId w:val="40"/>
        </w:numPr>
        <w:autoSpaceDE w:val="0"/>
        <w:autoSpaceDN w:val="0"/>
        <w:adjustRightInd w:val="0"/>
        <w:spacing w:after="0" w:line="240" w:lineRule="auto"/>
        <w:rPr>
          <w:rStyle w:val="aAChar"/>
          <w:rFonts w:ascii="Courier New" w:hAnsi="Courier New" w:cs="Courier New"/>
          <w:b w:val="0"/>
          <w:sz w:val="24"/>
          <w:szCs w:val="24"/>
        </w:rPr>
      </w:pPr>
      <w:r>
        <w:rPr>
          <w:rStyle w:val="aAChar"/>
          <w:b w:val="0"/>
        </w:rPr>
        <w:t>Wat is de frequentie van de sinus in de voorgaande afbeelding? Hoe kun je dit zien?</w:t>
      </w:r>
    </w:p>
    <w:p w14:paraId="308333D9" w14:textId="44DC161F" w:rsidR="00B13422" w:rsidRPr="00A21B71" w:rsidRDefault="00A21B71" w:rsidP="00A21B71">
      <w:pPr>
        <w:pStyle w:val="ListBullet3"/>
        <w:numPr>
          <w:ilvl w:val="0"/>
          <w:numId w:val="40"/>
        </w:numPr>
        <w:rPr>
          <w:rStyle w:val="aAChar"/>
          <w:b w:val="0"/>
        </w:rPr>
      </w:pPr>
      <w:r w:rsidRPr="00B13422">
        <w:rPr>
          <w:rStyle w:val="aAChar"/>
        </w:rPr>
        <w:t xml:space="preserve">Open een nieuw </w:t>
      </w:r>
      <w:r w:rsidR="000D1466">
        <w:rPr>
          <w:rStyle w:val="aAChar"/>
        </w:rPr>
        <w:t>Matlab</w:t>
      </w:r>
      <w:r w:rsidRPr="00B13422">
        <w:rPr>
          <w:rStyle w:val="aAChar"/>
        </w:rPr>
        <w:t xml:space="preserve"> script</w:t>
      </w:r>
      <w:r w:rsidRPr="00B13422">
        <w:rPr>
          <w:rStyle w:val="aAChar"/>
          <w:b w:val="0"/>
        </w:rPr>
        <w:t xml:space="preserve"> en maak daar een vector aan die de getallen van 0 tot en met 10 bevat in stapjes van 0.1. De vector bevat nu waardes als: 0, 0.1, 0.2, 0.3 … het verschil tussen elk stapje is 0.1. </w:t>
      </w:r>
      <w:r w:rsidRPr="00A21B71">
        <w:rPr>
          <w:rStyle w:val="aQChar"/>
        </w:rPr>
        <w:t>Welke van deze functies kun je gebruiken om het verschil tussen elk element te bepalen</w:t>
      </w:r>
      <w:r w:rsidRPr="00B13422">
        <w:rPr>
          <w:rStyle w:val="aAChar"/>
          <w:b w:val="0"/>
        </w:rPr>
        <w:t xml:space="preserve">: </w:t>
      </w:r>
      <w:proofErr w:type="spellStart"/>
      <w:r>
        <w:t>cumsum</w:t>
      </w:r>
      <w:proofErr w:type="spellEnd"/>
      <w:r>
        <w:t xml:space="preserve">, </w:t>
      </w:r>
      <w:proofErr w:type="spellStart"/>
      <w:r>
        <w:t>trapz</w:t>
      </w:r>
      <w:proofErr w:type="spellEnd"/>
      <w:r>
        <w:t xml:space="preserve">, </w:t>
      </w:r>
      <w:proofErr w:type="spellStart"/>
      <w:r>
        <w:t>cumtrapz</w:t>
      </w:r>
      <w:proofErr w:type="spellEnd"/>
      <w:r>
        <w:t xml:space="preserve">, </w:t>
      </w:r>
      <w:proofErr w:type="spellStart"/>
      <w:r>
        <w:t>gradient</w:t>
      </w:r>
      <w:proofErr w:type="spellEnd"/>
      <w:r>
        <w:t xml:space="preserve">? </w:t>
      </w:r>
      <w:r w:rsidRPr="00A21B71">
        <w:rPr>
          <w:rStyle w:val="aAChar"/>
        </w:rPr>
        <w:t>Test dit!</w:t>
      </w:r>
    </w:p>
    <w:p w14:paraId="7217B5BA" w14:textId="02620853" w:rsidR="00A21B71" w:rsidRPr="00A21B71" w:rsidRDefault="00A21B71" w:rsidP="00A21B71">
      <w:pPr>
        <w:pStyle w:val="ListBullet3"/>
        <w:numPr>
          <w:ilvl w:val="0"/>
          <w:numId w:val="40"/>
        </w:numPr>
      </w:pPr>
      <w:r w:rsidRPr="00A21B71">
        <w:t xml:space="preserve">Waarom is </w:t>
      </w:r>
      <w:r w:rsidR="000D1466">
        <w:t>Matlab</w:t>
      </w:r>
      <w:r w:rsidRPr="00A21B71">
        <w:t xml:space="preserve"> zo handig </w:t>
      </w:r>
      <w:commentRangeStart w:id="361"/>
      <w:r w:rsidRPr="00A21B71">
        <w:t>voor</w:t>
      </w:r>
      <w:commentRangeEnd w:id="361"/>
      <w:r w:rsidR="00414715">
        <w:rPr>
          <w:rStyle w:val="CommentReference"/>
        </w:rPr>
        <w:commentReference w:id="361"/>
      </w:r>
      <w:r w:rsidRPr="00A21B71">
        <w:t xml:space="preserve"> een Bewegingstechnoloog?</w:t>
      </w:r>
    </w:p>
    <w:p w14:paraId="6BA00A15" w14:textId="77777777" w:rsidR="00A21B71" w:rsidRPr="00A21B71" w:rsidRDefault="00A21B71" w:rsidP="00A21B71">
      <w:pPr>
        <w:pStyle w:val="ListBullet3"/>
        <w:numPr>
          <w:ilvl w:val="0"/>
          <w:numId w:val="0"/>
        </w:numPr>
        <w:ind w:left="926" w:hanging="360"/>
      </w:pPr>
    </w:p>
    <w:p w14:paraId="1BBB503A" w14:textId="494761FF" w:rsidR="00A21B71" w:rsidRDefault="00A21B71">
      <w:r>
        <w:br w:type="page"/>
      </w:r>
    </w:p>
    <w:p w14:paraId="5A740BFC" w14:textId="36A1FEFA" w:rsidR="008B5ABF" w:rsidRDefault="008B5ABF" w:rsidP="008B5ABF">
      <w:pPr>
        <w:pStyle w:val="Heading2"/>
      </w:pPr>
      <w:bookmarkStart w:id="362" w:name="_Toc492989522"/>
      <w:r>
        <w:lastRenderedPageBreak/>
        <w:t>Antwoorden</w:t>
      </w:r>
      <w:bookmarkEnd w:id="36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58"/>
      </w:tblGrid>
      <w:tr w:rsidR="006C62D7" w14:paraId="78B7D3E6" w14:textId="77777777" w:rsidTr="006C62D7">
        <w:tc>
          <w:tcPr>
            <w:tcW w:w="704" w:type="dxa"/>
          </w:tcPr>
          <w:p w14:paraId="08717541" w14:textId="77777777" w:rsidR="006C62D7" w:rsidRDefault="006C62D7" w:rsidP="006C62D7">
            <w:pPr>
              <w:pStyle w:val="ListParagraph"/>
              <w:numPr>
                <w:ilvl w:val="0"/>
                <w:numId w:val="42"/>
              </w:numPr>
            </w:pPr>
          </w:p>
        </w:tc>
        <w:tc>
          <w:tcPr>
            <w:tcW w:w="8358" w:type="dxa"/>
          </w:tcPr>
          <w:p w14:paraId="0A3D12DC" w14:textId="77777777" w:rsidR="006C62D7" w:rsidRPr="00990BB5" w:rsidRDefault="006C62D7" w:rsidP="006C62D7">
            <w:pPr>
              <w:autoSpaceDE w:val="0"/>
              <w:autoSpaceDN w:val="0"/>
              <w:adjustRightInd w:val="0"/>
              <w:rPr>
                <w:rFonts w:ascii="Courier New" w:hAnsi="Courier New" w:cs="Courier New"/>
                <w:sz w:val="24"/>
                <w:szCs w:val="24"/>
                <w:lang w:val="en-US"/>
              </w:rPr>
            </w:pPr>
            <w:r w:rsidRPr="00990BB5">
              <w:rPr>
                <w:rFonts w:ascii="Courier New" w:hAnsi="Courier New" w:cs="Courier New"/>
                <w:color w:val="000000"/>
                <w:sz w:val="20"/>
                <w:szCs w:val="20"/>
                <w:lang w:val="en-US"/>
              </w:rPr>
              <w:t xml:space="preserve">clear </w:t>
            </w:r>
            <w:r w:rsidRPr="00990BB5">
              <w:rPr>
                <w:rFonts w:ascii="Courier New" w:hAnsi="Courier New" w:cs="Courier New"/>
                <w:color w:val="A020F0"/>
                <w:sz w:val="20"/>
                <w:szCs w:val="20"/>
                <w:lang w:val="en-US"/>
              </w:rPr>
              <w:t>all</w:t>
            </w:r>
            <w:r w:rsidRPr="00990BB5">
              <w:rPr>
                <w:rFonts w:ascii="Courier New" w:hAnsi="Courier New" w:cs="Courier New"/>
                <w:color w:val="000000"/>
                <w:sz w:val="20"/>
                <w:szCs w:val="20"/>
                <w:lang w:val="en-US"/>
              </w:rPr>
              <w:t xml:space="preserve">; close </w:t>
            </w:r>
            <w:r w:rsidRPr="00990BB5">
              <w:rPr>
                <w:rFonts w:ascii="Courier New" w:hAnsi="Courier New" w:cs="Courier New"/>
                <w:color w:val="A020F0"/>
                <w:sz w:val="20"/>
                <w:szCs w:val="20"/>
                <w:lang w:val="en-US"/>
              </w:rPr>
              <w:t>all</w:t>
            </w:r>
            <w:r w:rsidRPr="00990BB5">
              <w:rPr>
                <w:rFonts w:ascii="Courier New" w:hAnsi="Courier New" w:cs="Courier New"/>
                <w:color w:val="000000"/>
                <w:sz w:val="20"/>
                <w:szCs w:val="20"/>
                <w:lang w:val="en-US"/>
              </w:rPr>
              <w:t xml:space="preserve">; </w:t>
            </w:r>
            <w:proofErr w:type="spellStart"/>
            <w:r w:rsidRPr="00990BB5">
              <w:rPr>
                <w:rFonts w:ascii="Courier New" w:hAnsi="Courier New" w:cs="Courier New"/>
                <w:color w:val="000000"/>
                <w:sz w:val="20"/>
                <w:szCs w:val="20"/>
                <w:lang w:val="en-US"/>
              </w:rPr>
              <w:t>clc</w:t>
            </w:r>
            <w:proofErr w:type="spellEnd"/>
            <w:r w:rsidRPr="00990BB5">
              <w:rPr>
                <w:rFonts w:ascii="Courier New" w:hAnsi="Courier New" w:cs="Courier New"/>
                <w:color w:val="000000"/>
                <w:sz w:val="20"/>
                <w:szCs w:val="20"/>
                <w:lang w:val="en-US"/>
              </w:rPr>
              <w:t>;</w:t>
            </w:r>
          </w:p>
          <w:p w14:paraId="64092E34" w14:textId="77777777" w:rsidR="006C62D7" w:rsidRDefault="006C62D7" w:rsidP="006C62D7">
            <w:pPr>
              <w:pStyle w:val="ac"/>
              <w:rPr>
                <w:sz w:val="24"/>
                <w:szCs w:val="24"/>
              </w:rPr>
            </w:pPr>
            <w:r w:rsidRPr="006C62D7">
              <w:t>lichaamslengtes</w:t>
            </w:r>
            <w:r>
              <w:t xml:space="preserve"> = [1.85; 1.50; 1.77; 2.01; 1.90; 1.75];</w:t>
            </w:r>
          </w:p>
          <w:p w14:paraId="4F3E6824" w14:textId="77777777" w:rsidR="006C62D7" w:rsidRDefault="006C62D7" w:rsidP="006C62D7">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sum</w:t>
            </w:r>
            <w:proofErr w:type="spellEnd"/>
            <w:r>
              <w:rPr>
                <w:rFonts w:ascii="Courier New" w:hAnsi="Courier New" w:cs="Courier New"/>
                <w:color w:val="000000"/>
                <w:sz w:val="20"/>
                <w:szCs w:val="20"/>
              </w:rPr>
              <w:t>(lichaamslengtes)</w:t>
            </w:r>
          </w:p>
          <w:p w14:paraId="3FC243F4" w14:textId="77777777" w:rsidR="006C62D7" w:rsidRDefault="006C62D7" w:rsidP="006C62D7">
            <w:pPr>
              <w:autoSpaceDE w:val="0"/>
              <w:autoSpaceDN w:val="0"/>
              <w:adjustRightInd w:val="0"/>
              <w:rPr>
                <w:rFonts w:ascii="Courier New" w:hAnsi="Courier New" w:cs="Courier New"/>
                <w:color w:val="000000"/>
                <w:sz w:val="20"/>
                <w:szCs w:val="20"/>
              </w:rPr>
            </w:pPr>
          </w:p>
          <w:p w14:paraId="03AC013B" w14:textId="4950EFE5" w:rsidR="006C62D7" w:rsidRPr="006C62D7" w:rsidRDefault="006C62D7" w:rsidP="006C62D7">
            <w:pPr>
              <w:autoSpaceDE w:val="0"/>
              <w:autoSpaceDN w:val="0"/>
              <w:adjustRightInd w:val="0"/>
              <w:rPr>
                <w:rFonts w:ascii="Courier New" w:hAnsi="Courier New" w:cs="Courier New"/>
                <w:sz w:val="24"/>
                <w:szCs w:val="24"/>
              </w:rPr>
            </w:pPr>
            <w:r w:rsidRPr="006C62D7">
              <w:rPr>
                <w:rFonts w:ascii="Courier New" w:hAnsi="Courier New" w:cs="Courier New"/>
                <w:noProof/>
                <w:sz w:val="24"/>
                <w:szCs w:val="24"/>
                <w:lang w:val="en-US"/>
              </w:rPr>
              <w:drawing>
                <wp:inline distT="0" distB="0" distL="0" distR="0" wp14:anchorId="411010C3" wp14:editId="205FEA40">
                  <wp:extent cx="1143160" cy="1047896"/>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43160" cy="1047896"/>
                          </a:xfrm>
                          <a:prstGeom prst="rect">
                            <a:avLst/>
                          </a:prstGeom>
                        </pic:spPr>
                      </pic:pic>
                    </a:graphicData>
                  </a:graphic>
                </wp:inline>
              </w:drawing>
            </w:r>
          </w:p>
        </w:tc>
      </w:tr>
      <w:tr w:rsidR="006C62D7" w14:paraId="7F6904E1" w14:textId="77777777" w:rsidTr="006C62D7">
        <w:tc>
          <w:tcPr>
            <w:tcW w:w="704" w:type="dxa"/>
          </w:tcPr>
          <w:p w14:paraId="3F4929D9" w14:textId="77777777" w:rsidR="006C62D7" w:rsidRDefault="006C62D7" w:rsidP="006C62D7">
            <w:pPr>
              <w:pStyle w:val="ListParagraph"/>
              <w:numPr>
                <w:ilvl w:val="0"/>
                <w:numId w:val="42"/>
              </w:numPr>
            </w:pPr>
          </w:p>
        </w:tc>
        <w:tc>
          <w:tcPr>
            <w:tcW w:w="8358" w:type="dxa"/>
          </w:tcPr>
          <w:p w14:paraId="5A5475E3" w14:textId="77777777" w:rsidR="00B13422" w:rsidRPr="00990BB5" w:rsidRDefault="00B13422" w:rsidP="00B13422">
            <w:pPr>
              <w:autoSpaceDE w:val="0"/>
              <w:autoSpaceDN w:val="0"/>
              <w:adjustRightInd w:val="0"/>
              <w:rPr>
                <w:rFonts w:ascii="Courier New" w:hAnsi="Courier New" w:cs="Courier New"/>
                <w:sz w:val="24"/>
                <w:szCs w:val="24"/>
                <w:lang w:val="en-US"/>
              </w:rPr>
            </w:pPr>
            <w:r w:rsidRPr="00990BB5">
              <w:rPr>
                <w:rFonts w:ascii="Courier New" w:hAnsi="Courier New" w:cs="Courier New"/>
                <w:color w:val="000000"/>
                <w:sz w:val="20"/>
                <w:szCs w:val="20"/>
                <w:lang w:val="en-US"/>
              </w:rPr>
              <w:t xml:space="preserve">clear </w:t>
            </w:r>
            <w:r w:rsidRPr="00990BB5">
              <w:rPr>
                <w:rFonts w:ascii="Courier New" w:hAnsi="Courier New" w:cs="Courier New"/>
                <w:color w:val="A020F0"/>
                <w:sz w:val="20"/>
                <w:szCs w:val="20"/>
                <w:lang w:val="en-US"/>
              </w:rPr>
              <w:t>all</w:t>
            </w:r>
            <w:r w:rsidRPr="00990BB5">
              <w:rPr>
                <w:rFonts w:ascii="Courier New" w:hAnsi="Courier New" w:cs="Courier New"/>
                <w:color w:val="000000"/>
                <w:sz w:val="20"/>
                <w:szCs w:val="20"/>
                <w:lang w:val="en-US"/>
              </w:rPr>
              <w:t xml:space="preserve">; close </w:t>
            </w:r>
            <w:r w:rsidRPr="00990BB5">
              <w:rPr>
                <w:rFonts w:ascii="Courier New" w:hAnsi="Courier New" w:cs="Courier New"/>
                <w:color w:val="A020F0"/>
                <w:sz w:val="20"/>
                <w:szCs w:val="20"/>
                <w:lang w:val="en-US"/>
              </w:rPr>
              <w:t>all</w:t>
            </w:r>
            <w:r w:rsidRPr="00990BB5">
              <w:rPr>
                <w:rFonts w:ascii="Courier New" w:hAnsi="Courier New" w:cs="Courier New"/>
                <w:color w:val="000000"/>
                <w:sz w:val="20"/>
                <w:szCs w:val="20"/>
                <w:lang w:val="en-US"/>
              </w:rPr>
              <w:t xml:space="preserve">; </w:t>
            </w:r>
            <w:proofErr w:type="spellStart"/>
            <w:r w:rsidRPr="00990BB5">
              <w:rPr>
                <w:rFonts w:ascii="Courier New" w:hAnsi="Courier New" w:cs="Courier New"/>
                <w:color w:val="000000"/>
                <w:sz w:val="20"/>
                <w:szCs w:val="20"/>
                <w:lang w:val="en-US"/>
              </w:rPr>
              <w:t>clc</w:t>
            </w:r>
            <w:proofErr w:type="spellEnd"/>
            <w:r w:rsidRPr="00990BB5">
              <w:rPr>
                <w:rFonts w:ascii="Courier New" w:hAnsi="Courier New" w:cs="Courier New"/>
                <w:color w:val="000000"/>
                <w:sz w:val="20"/>
                <w:szCs w:val="20"/>
                <w:lang w:val="en-US"/>
              </w:rPr>
              <w:t>;</w:t>
            </w:r>
          </w:p>
          <w:p w14:paraId="753B7C99" w14:textId="77777777" w:rsidR="00B13422" w:rsidRDefault="00B13422" w:rsidP="00B13422">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frequentie = 1;</w:t>
            </w:r>
          </w:p>
          <w:p w14:paraId="0627F272" w14:textId="77777777" w:rsidR="00B13422" w:rsidRDefault="00B13422" w:rsidP="00B13422">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Een tijdvector tot en met pi (3,1415 seconde)</w:t>
            </w:r>
          </w:p>
          <w:p w14:paraId="458CB271" w14:textId="77777777" w:rsidR="00B13422" w:rsidRPr="002E7B09" w:rsidRDefault="00B13422" w:rsidP="00B13422">
            <w:pPr>
              <w:autoSpaceDE w:val="0"/>
              <w:autoSpaceDN w:val="0"/>
              <w:adjustRightInd w:val="0"/>
              <w:rPr>
                <w:rFonts w:ascii="Courier New" w:hAnsi="Courier New" w:cs="Courier New"/>
                <w:sz w:val="24"/>
                <w:szCs w:val="24"/>
                <w:lang w:val="fr-FR"/>
                <w:rPrChange w:id="363" w:author="Faber, H." w:date="2017-09-26T10:54:00Z">
                  <w:rPr>
                    <w:rFonts w:ascii="Courier New" w:hAnsi="Courier New" w:cs="Courier New"/>
                    <w:sz w:val="24"/>
                    <w:szCs w:val="24"/>
                  </w:rPr>
                </w:rPrChange>
              </w:rPr>
            </w:pPr>
            <w:r w:rsidRPr="002E7B09">
              <w:rPr>
                <w:rFonts w:ascii="Courier New" w:hAnsi="Courier New" w:cs="Courier New"/>
                <w:color w:val="000000"/>
                <w:sz w:val="20"/>
                <w:szCs w:val="20"/>
                <w:lang w:val="fr-FR"/>
                <w:rPrChange w:id="364" w:author="Faber, H." w:date="2017-09-26T10:54:00Z">
                  <w:rPr>
                    <w:rFonts w:ascii="Courier New" w:hAnsi="Courier New" w:cs="Courier New"/>
                    <w:color w:val="000000"/>
                    <w:sz w:val="20"/>
                    <w:szCs w:val="20"/>
                  </w:rPr>
                </w:rPrChange>
              </w:rPr>
              <w:t>t = 0:0.01:pi;</w:t>
            </w:r>
          </w:p>
          <w:p w14:paraId="41A66747" w14:textId="77777777" w:rsidR="00B13422" w:rsidRPr="002E7B09" w:rsidRDefault="00B13422" w:rsidP="00B13422">
            <w:pPr>
              <w:autoSpaceDE w:val="0"/>
              <w:autoSpaceDN w:val="0"/>
              <w:adjustRightInd w:val="0"/>
              <w:rPr>
                <w:rFonts w:ascii="Courier New" w:hAnsi="Courier New" w:cs="Courier New"/>
                <w:sz w:val="24"/>
                <w:szCs w:val="24"/>
                <w:lang w:val="fr-FR"/>
                <w:rPrChange w:id="365" w:author="Faber, H." w:date="2017-09-26T10:54:00Z">
                  <w:rPr>
                    <w:rFonts w:ascii="Courier New" w:hAnsi="Courier New" w:cs="Courier New"/>
                    <w:sz w:val="24"/>
                    <w:szCs w:val="24"/>
                  </w:rPr>
                </w:rPrChange>
              </w:rPr>
            </w:pPr>
            <w:r w:rsidRPr="002E7B09">
              <w:rPr>
                <w:rFonts w:ascii="Courier New" w:hAnsi="Courier New" w:cs="Courier New"/>
                <w:color w:val="228B22"/>
                <w:sz w:val="20"/>
                <w:szCs w:val="20"/>
                <w:lang w:val="fr-FR"/>
                <w:rPrChange w:id="366" w:author="Faber, H." w:date="2017-09-26T10:54:00Z">
                  <w:rPr>
                    <w:rFonts w:ascii="Courier New" w:hAnsi="Courier New" w:cs="Courier New"/>
                    <w:color w:val="228B22"/>
                    <w:sz w:val="20"/>
                    <w:szCs w:val="20"/>
                  </w:rPr>
                </w:rPrChange>
              </w:rPr>
              <w:t xml:space="preserve">% De sinus </w:t>
            </w:r>
            <w:proofErr w:type="spellStart"/>
            <w:r w:rsidRPr="002E7B09">
              <w:rPr>
                <w:rFonts w:ascii="Courier New" w:hAnsi="Courier New" w:cs="Courier New"/>
                <w:color w:val="228B22"/>
                <w:sz w:val="20"/>
                <w:szCs w:val="20"/>
                <w:lang w:val="fr-FR"/>
                <w:rPrChange w:id="367" w:author="Faber, H." w:date="2017-09-26T10:54:00Z">
                  <w:rPr>
                    <w:rFonts w:ascii="Courier New" w:hAnsi="Courier New" w:cs="Courier New"/>
                    <w:color w:val="228B22"/>
                    <w:sz w:val="20"/>
                    <w:szCs w:val="20"/>
                  </w:rPr>
                </w:rPrChange>
              </w:rPr>
              <w:t>functie</w:t>
            </w:r>
            <w:proofErr w:type="spellEnd"/>
          </w:p>
          <w:p w14:paraId="27D4DA8C" w14:textId="77777777" w:rsidR="00B13422" w:rsidRPr="002E7B09" w:rsidRDefault="00B13422" w:rsidP="00B13422">
            <w:pPr>
              <w:autoSpaceDE w:val="0"/>
              <w:autoSpaceDN w:val="0"/>
              <w:adjustRightInd w:val="0"/>
              <w:rPr>
                <w:rFonts w:ascii="Courier New" w:hAnsi="Courier New" w:cs="Courier New"/>
                <w:sz w:val="24"/>
                <w:szCs w:val="24"/>
                <w:lang w:val="fr-FR"/>
                <w:rPrChange w:id="368" w:author="Faber, H." w:date="2017-09-26T10:54:00Z">
                  <w:rPr>
                    <w:rFonts w:ascii="Courier New" w:hAnsi="Courier New" w:cs="Courier New"/>
                    <w:sz w:val="24"/>
                    <w:szCs w:val="24"/>
                  </w:rPr>
                </w:rPrChange>
              </w:rPr>
            </w:pPr>
            <w:proofErr w:type="spellStart"/>
            <w:r w:rsidRPr="002E7B09">
              <w:rPr>
                <w:rFonts w:ascii="Courier New" w:hAnsi="Courier New" w:cs="Courier New"/>
                <w:color w:val="000000"/>
                <w:sz w:val="20"/>
                <w:szCs w:val="20"/>
                <w:lang w:val="fr-FR"/>
                <w:rPrChange w:id="369" w:author="Faber, H." w:date="2017-09-26T10:54:00Z">
                  <w:rPr>
                    <w:rFonts w:ascii="Courier New" w:hAnsi="Courier New" w:cs="Courier New"/>
                    <w:color w:val="000000"/>
                    <w:sz w:val="20"/>
                    <w:szCs w:val="20"/>
                  </w:rPr>
                </w:rPrChange>
              </w:rPr>
              <w:t>functie</w:t>
            </w:r>
            <w:proofErr w:type="spellEnd"/>
            <w:r w:rsidRPr="002E7B09">
              <w:rPr>
                <w:rFonts w:ascii="Courier New" w:hAnsi="Courier New" w:cs="Courier New"/>
                <w:color w:val="000000"/>
                <w:sz w:val="20"/>
                <w:szCs w:val="20"/>
                <w:lang w:val="fr-FR"/>
                <w:rPrChange w:id="370" w:author="Faber, H." w:date="2017-09-26T10:54:00Z">
                  <w:rPr>
                    <w:rFonts w:ascii="Courier New" w:hAnsi="Courier New" w:cs="Courier New"/>
                    <w:color w:val="000000"/>
                    <w:sz w:val="20"/>
                    <w:szCs w:val="20"/>
                  </w:rPr>
                </w:rPrChange>
              </w:rPr>
              <w:t xml:space="preserve"> = sin(2*pi*</w:t>
            </w:r>
            <w:proofErr w:type="spellStart"/>
            <w:r w:rsidRPr="002E7B09">
              <w:rPr>
                <w:rFonts w:ascii="Courier New" w:hAnsi="Courier New" w:cs="Courier New"/>
                <w:color w:val="000000"/>
                <w:sz w:val="20"/>
                <w:szCs w:val="20"/>
                <w:lang w:val="fr-FR"/>
                <w:rPrChange w:id="371" w:author="Faber, H." w:date="2017-09-26T10:54:00Z">
                  <w:rPr>
                    <w:rFonts w:ascii="Courier New" w:hAnsi="Courier New" w:cs="Courier New"/>
                    <w:color w:val="000000"/>
                    <w:sz w:val="20"/>
                    <w:szCs w:val="20"/>
                  </w:rPr>
                </w:rPrChange>
              </w:rPr>
              <w:t>frequentie</w:t>
            </w:r>
            <w:proofErr w:type="spellEnd"/>
            <w:r w:rsidRPr="002E7B09">
              <w:rPr>
                <w:rFonts w:ascii="Courier New" w:hAnsi="Courier New" w:cs="Courier New"/>
                <w:color w:val="000000"/>
                <w:sz w:val="20"/>
                <w:szCs w:val="20"/>
                <w:lang w:val="fr-FR"/>
                <w:rPrChange w:id="372" w:author="Faber, H." w:date="2017-09-26T10:54:00Z">
                  <w:rPr>
                    <w:rFonts w:ascii="Courier New" w:hAnsi="Courier New" w:cs="Courier New"/>
                    <w:color w:val="000000"/>
                    <w:sz w:val="20"/>
                    <w:szCs w:val="20"/>
                  </w:rPr>
                </w:rPrChange>
              </w:rPr>
              <w:t>*t)</w:t>
            </w:r>
          </w:p>
          <w:p w14:paraId="2BD0F8D7" w14:textId="77777777" w:rsidR="00B13422" w:rsidRDefault="00B13422" w:rsidP="00B13422">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Dit heb je nog niet geleerd, maar je kunt de waardes in </w:t>
            </w:r>
          </w:p>
          <w:p w14:paraId="0AE70AA1" w14:textId="77777777" w:rsidR="00B13422" w:rsidRDefault="00B13422" w:rsidP="00B13422">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de variabele functie ook plotten (lees: weergeven in een</w:t>
            </w:r>
          </w:p>
          <w:p w14:paraId="5C8F70A5" w14:textId="77777777" w:rsidR="00B13422" w:rsidRDefault="00B13422" w:rsidP="00B13422">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grafiek):</w:t>
            </w:r>
          </w:p>
          <w:p w14:paraId="05E13F97" w14:textId="77777777" w:rsidR="00B13422" w:rsidRDefault="00B13422" w:rsidP="00B13422">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plot(</w:t>
            </w:r>
            <w:proofErr w:type="spellStart"/>
            <w:r>
              <w:rPr>
                <w:rFonts w:ascii="Courier New" w:hAnsi="Courier New" w:cs="Courier New"/>
                <w:color w:val="000000"/>
                <w:sz w:val="20"/>
                <w:szCs w:val="20"/>
              </w:rPr>
              <w:t>t,functie</w:t>
            </w:r>
            <w:proofErr w:type="spellEnd"/>
            <w:r>
              <w:rPr>
                <w:rFonts w:ascii="Courier New" w:hAnsi="Courier New" w:cs="Courier New"/>
                <w:color w:val="000000"/>
                <w:sz w:val="20"/>
                <w:szCs w:val="20"/>
              </w:rPr>
              <w:t>)</w:t>
            </w:r>
          </w:p>
          <w:p w14:paraId="7B9360C4" w14:textId="77777777" w:rsidR="00B13422" w:rsidRDefault="00B13422" w:rsidP="00B13422">
            <w:pPr>
              <w:jc w:val="center"/>
            </w:pPr>
            <w:r>
              <w:rPr>
                <w:noProof/>
                <w:lang w:val="en-US"/>
              </w:rPr>
              <w:drawing>
                <wp:inline distT="0" distB="0" distL="0" distR="0" wp14:anchorId="3706EDCC" wp14:editId="61F7D42B">
                  <wp:extent cx="3148641" cy="2358903"/>
                  <wp:effectExtent l="0" t="0" r="0" b="381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erciseCh4_1.emf"/>
                          <pic:cNvPicPr/>
                        </pic:nvPicPr>
                        <pic:blipFill>
                          <a:blip r:embed="rId44">
                            <a:extLst>
                              <a:ext uri="{28A0092B-C50C-407E-A947-70E740481C1C}">
                                <a14:useLocalDpi xmlns:a14="http://schemas.microsoft.com/office/drawing/2010/main" val="0"/>
                              </a:ext>
                            </a:extLst>
                          </a:blip>
                          <a:stretch>
                            <a:fillRect/>
                          </a:stretch>
                        </pic:blipFill>
                        <pic:spPr>
                          <a:xfrm>
                            <a:off x="0" y="0"/>
                            <a:ext cx="3167865" cy="2373305"/>
                          </a:xfrm>
                          <a:prstGeom prst="rect">
                            <a:avLst/>
                          </a:prstGeom>
                        </pic:spPr>
                      </pic:pic>
                    </a:graphicData>
                  </a:graphic>
                </wp:inline>
              </w:drawing>
            </w:r>
          </w:p>
          <w:p w14:paraId="74D73715" w14:textId="6BB96829" w:rsidR="00B13422" w:rsidRPr="00B13422" w:rsidRDefault="00B13422" w:rsidP="00B13422"/>
        </w:tc>
      </w:tr>
      <w:tr w:rsidR="006C62D7" w14:paraId="0ECF1FDC" w14:textId="77777777" w:rsidTr="006C62D7">
        <w:tc>
          <w:tcPr>
            <w:tcW w:w="704" w:type="dxa"/>
          </w:tcPr>
          <w:p w14:paraId="7AED2D70" w14:textId="77777777" w:rsidR="006C62D7" w:rsidRDefault="006C62D7" w:rsidP="006C62D7">
            <w:pPr>
              <w:pStyle w:val="ListParagraph"/>
              <w:numPr>
                <w:ilvl w:val="0"/>
                <w:numId w:val="42"/>
              </w:numPr>
            </w:pPr>
          </w:p>
        </w:tc>
        <w:tc>
          <w:tcPr>
            <w:tcW w:w="8358" w:type="dxa"/>
          </w:tcPr>
          <w:p w14:paraId="77F50BB5" w14:textId="4CBAEA36" w:rsidR="006C62D7" w:rsidRDefault="00B13422" w:rsidP="006C62D7">
            <w:r>
              <w:t>Je kunt dit alleen goed zien als je de sinus plot in een afbeelding. Het plotten komt later in deze cursus nog aan bod. De frequentie is volgens bovenstaande plot 1 Hz. Dat is in overeenstemming met wat we hadden verwacht. Merk op dat plot() ook een functie is.</w:t>
            </w:r>
          </w:p>
        </w:tc>
      </w:tr>
      <w:tr w:rsidR="006C62D7" w14:paraId="06316AB7" w14:textId="77777777" w:rsidTr="006C62D7">
        <w:tc>
          <w:tcPr>
            <w:tcW w:w="704" w:type="dxa"/>
          </w:tcPr>
          <w:p w14:paraId="3B05ED33" w14:textId="77777777" w:rsidR="006C62D7" w:rsidRDefault="006C62D7" w:rsidP="006C62D7">
            <w:pPr>
              <w:pStyle w:val="ListParagraph"/>
              <w:numPr>
                <w:ilvl w:val="0"/>
                <w:numId w:val="42"/>
              </w:numPr>
            </w:pPr>
          </w:p>
        </w:tc>
        <w:tc>
          <w:tcPr>
            <w:tcW w:w="8358" w:type="dxa"/>
          </w:tcPr>
          <w:p w14:paraId="32505CCB" w14:textId="77777777" w:rsidR="00A21B71" w:rsidRDefault="00A21B71" w:rsidP="00A21B71">
            <w:pPr>
              <w:autoSpaceDE w:val="0"/>
              <w:autoSpaceDN w:val="0"/>
              <w:adjustRightInd w:val="0"/>
              <w:rPr>
                <w:rFonts w:ascii="Courier New" w:hAnsi="Courier New" w:cs="Courier New"/>
                <w:color w:val="000000"/>
                <w:sz w:val="20"/>
                <w:szCs w:val="20"/>
              </w:rPr>
            </w:pPr>
          </w:p>
          <w:p w14:paraId="4AB2B3E3" w14:textId="77777777" w:rsidR="00A21B71" w:rsidRDefault="00A21B71" w:rsidP="00A21B71">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clear</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all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clc</w:t>
            </w:r>
            <w:proofErr w:type="spellEnd"/>
            <w:r>
              <w:rPr>
                <w:rFonts w:ascii="Courier New" w:hAnsi="Courier New" w:cs="Courier New"/>
                <w:color w:val="000000"/>
                <w:sz w:val="20"/>
                <w:szCs w:val="20"/>
              </w:rPr>
              <w:t>;</w:t>
            </w:r>
          </w:p>
          <w:p w14:paraId="44ABEF1F" w14:textId="77777777" w:rsidR="00A21B71" w:rsidRDefault="00A21B71" w:rsidP="00A21B71">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vector = 0:0.1:10;</w:t>
            </w:r>
          </w:p>
          <w:p w14:paraId="13014212" w14:textId="77777777" w:rsidR="00A21B71" w:rsidRDefault="00A21B71" w:rsidP="00A21B71">
            <w:pPr>
              <w:autoSpaceDE w:val="0"/>
              <w:autoSpaceDN w:val="0"/>
              <w:adjustRightInd w:val="0"/>
              <w:rPr>
                <w:rFonts w:ascii="Courier New" w:hAnsi="Courier New" w:cs="Courier New"/>
                <w:color w:val="000000"/>
                <w:sz w:val="20"/>
                <w:szCs w:val="20"/>
              </w:rPr>
            </w:pPr>
            <w:proofErr w:type="spellStart"/>
            <w:r>
              <w:rPr>
                <w:rFonts w:ascii="Courier New" w:hAnsi="Courier New" w:cs="Courier New"/>
                <w:color w:val="000000"/>
                <w:sz w:val="20"/>
                <w:szCs w:val="20"/>
              </w:rPr>
              <w:t>gradient</w:t>
            </w:r>
            <w:proofErr w:type="spellEnd"/>
            <w:r>
              <w:rPr>
                <w:rFonts w:ascii="Courier New" w:hAnsi="Courier New" w:cs="Courier New"/>
                <w:color w:val="000000"/>
                <w:sz w:val="20"/>
                <w:szCs w:val="20"/>
              </w:rPr>
              <w:t>(vector)</w:t>
            </w:r>
          </w:p>
          <w:p w14:paraId="0E8E41AD" w14:textId="77777777" w:rsidR="00A21B71" w:rsidRDefault="00A21B71" w:rsidP="00A21B71">
            <w:pPr>
              <w:autoSpaceDE w:val="0"/>
              <w:autoSpaceDN w:val="0"/>
              <w:adjustRightInd w:val="0"/>
              <w:rPr>
                <w:rFonts w:ascii="Courier New" w:hAnsi="Courier New" w:cs="Courier New"/>
                <w:color w:val="000000"/>
                <w:sz w:val="20"/>
                <w:szCs w:val="20"/>
              </w:rPr>
            </w:pPr>
          </w:p>
          <w:p w14:paraId="027A4C03" w14:textId="5BB5E4F0" w:rsidR="00A21B71" w:rsidRDefault="00A21B71" w:rsidP="00A21B71">
            <w:pPr>
              <w:rPr>
                <w:sz w:val="24"/>
                <w:szCs w:val="24"/>
              </w:rPr>
            </w:pPr>
            <w:r>
              <w:t xml:space="preserve">De functie </w:t>
            </w:r>
            <w:proofErr w:type="spellStart"/>
            <w:r>
              <w:t>gradient</w:t>
            </w:r>
            <w:proofErr w:type="spellEnd"/>
            <w:r>
              <w:t>() bepaalt van elk element het verschil met het opvolgende element.</w:t>
            </w:r>
          </w:p>
          <w:p w14:paraId="6D6992CB" w14:textId="77777777" w:rsidR="006C62D7" w:rsidRDefault="006C62D7" w:rsidP="006C62D7"/>
        </w:tc>
      </w:tr>
      <w:tr w:rsidR="006C62D7" w14:paraId="3422CCD3" w14:textId="77777777" w:rsidTr="006C62D7">
        <w:tc>
          <w:tcPr>
            <w:tcW w:w="704" w:type="dxa"/>
          </w:tcPr>
          <w:p w14:paraId="30D7906D" w14:textId="77777777" w:rsidR="006C62D7" w:rsidRDefault="006C62D7" w:rsidP="006C62D7">
            <w:pPr>
              <w:pStyle w:val="ListParagraph"/>
              <w:numPr>
                <w:ilvl w:val="0"/>
                <w:numId w:val="42"/>
              </w:numPr>
            </w:pPr>
          </w:p>
        </w:tc>
        <w:tc>
          <w:tcPr>
            <w:tcW w:w="8358" w:type="dxa"/>
          </w:tcPr>
          <w:p w14:paraId="77A84C91" w14:textId="66A0A26B" w:rsidR="00A21B71" w:rsidRDefault="00A21B71" w:rsidP="00A21B71">
            <w:pPr>
              <w:pStyle w:val="ListBullet3"/>
              <w:numPr>
                <w:ilvl w:val="0"/>
                <w:numId w:val="0"/>
              </w:numPr>
            </w:pPr>
            <w:r>
              <w:t xml:space="preserve">Dat was één van de eerste vragen gesteld in deze cursus. Een antwoord op deze vraag is: omdat </w:t>
            </w:r>
            <w:r w:rsidR="000D1466">
              <w:t>Matlab</w:t>
            </w:r>
            <w:r>
              <w:t xml:space="preserve"> zoveel standaardfuncties bevat. Deze standaardfuncties besparen programmeurs en bewegingstechnologen veel tijd in het ontwikkelen van hun algoritmes. Dat is dus erg prettig.</w:t>
            </w:r>
          </w:p>
          <w:p w14:paraId="58CC63F0" w14:textId="77777777" w:rsidR="006C62D7" w:rsidRDefault="006C62D7" w:rsidP="006C62D7"/>
        </w:tc>
      </w:tr>
    </w:tbl>
    <w:p w14:paraId="14E0E48A" w14:textId="77777777" w:rsidR="00022127" w:rsidRPr="00022127" w:rsidRDefault="00022127" w:rsidP="006C62D7"/>
    <w:p w14:paraId="18F17AE7" w14:textId="0304BAA0" w:rsidR="009B07AE" w:rsidRDefault="009B07AE">
      <w:r>
        <w:br w:type="page"/>
      </w:r>
    </w:p>
    <w:p w14:paraId="5265B6DD" w14:textId="79A6AA3C" w:rsidR="007138EE" w:rsidRDefault="000D1466" w:rsidP="009B07AE">
      <w:pPr>
        <w:pStyle w:val="Heading1"/>
      </w:pPr>
      <w:bookmarkStart w:id="373" w:name="_Toc492989523"/>
      <w:r>
        <w:lastRenderedPageBreak/>
        <w:t>Meer over functies en zelf een functie schrijven</w:t>
      </w:r>
      <w:bookmarkEnd w:id="373"/>
    </w:p>
    <w:p w14:paraId="1CA72985" w14:textId="07ED8698" w:rsidR="00A21B71" w:rsidRDefault="00990BB5" w:rsidP="00A21B71">
      <w:r>
        <w:t>Een basis</w:t>
      </w:r>
      <w:del w:id="374" w:author="Faber, H." w:date="2017-09-26T17:16:00Z">
        <w:r w:rsidR="00A21B71" w:rsidDel="00414715">
          <w:delText xml:space="preserve"> </w:delText>
        </w:r>
      </w:del>
      <w:r w:rsidR="00A21B71">
        <w:t xml:space="preserve">vaardigheid van het programmeren in </w:t>
      </w:r>
      <w:r w:rsidR="000D1466">
        <w:t>Matlab</w:t>
      </w:r>
      <w:r w:rsidR="00A21B71">
        <w:t xml:space="preserve"> is het zelf schrijven van functies.</w:t>
      </w:r>
      <w:del w:id="375" w:author="Faber, H." w:date="2017-09-26T17:17:00Z">
        <w:r w:rsidR="00A21B71" w:rsidDel="00414715">
          <w:delText xml:space="preserve"> Aan het einde van dit blok zal je dat veelvuldig hebben gedaan. Hopelijk leer je in dat proces ook dat je m.b.v. functies veel tijd kunt besparen, vooral in grotere programmeer projecten.</w:delText>
        </w:r>
      </w:del>
    </w:p>
    <w:p w14:paraId="3F34DB10" w14:textId="4A56A90D" w:rsidR="004409C2" w:rsidRPr="00A21B71" w:rsidRDefault="004409C2" w:rsidP="00A21B71">
      <w:r>
        <w:t xml:space="preserve">Deze week focussen we ons </w:t>
      </w:r>
      <w:ins w:id="376" w:author="Faber, H." w:date="2017-09-26T17:17:00Z">
        <w:r w:rsidR="00414715">
          <w:t>alleen</w:t>
        </w:r>
      </w:ins>
      <w:del w:id="377" w:author="Faber, H." w:date="2017-09-26T17:17:00Z">
        <w:r w:rsidDel="00414715">
          <w:delText>enkel</w:delText>
        </w:r>
      </w:del>
      <w:r>
        <w:t xml:space="preserve"> op het schrijven van eenvoudige functies. Dat wil zeggen functies met één input en één output.</w:t>
      </w:r>
    </w:p>
    <w:p w14:paraId="2325202B" w14:textId="361FC6DC" w:rsidR="007138EE" w:rsidRDefault="007138EE" w:rsidP="007138EE">
      <w:pPr>
        <w:pStyle w:val="Heading2"/>
      </w:pPr>
      <w:bookmarkStart w:id="378" w:name="_Toc492989524"/>
      <w:proofErr w:type="spellStart"/>
      <w:r>
        <w:t>Inputs</w:t>
      </w:r>
      <w:proofErr w:type="spellEnd"/>
      <w:r>
        <w:t xml:space="preserve"> en </w:t>
      </w:r>
      <w:proofErr w:type="spellStart"/>
      <w:r>
        <w:t>outputs</w:t>
      </w:r>
      <w:bookmarkEnd w:id="378"/>
      <w:proofErr w:type="spellEnd"/>
    </w:p>
    <w:p w14:paraId="624FC9F7" w14:textId="79A03AED" w:rsidR="007138EE" w:rsidRDefault="007138EE" w:rsidP="00DC307A">
      <w:pPr>
        <w:pStyle w:val="BodyText"/>
      </w:pPr>
      <w:r>
        <w:t xml:space="preserve">Een functie heeft een </w:t>
      </w:r>
      <w:r w:rsidR="00A21B71">
        <w:t xml:space="preserve">aantal </w:t>
      </w:r>
      <w:r>
        <w:t>eigenschap</w:t>
      </w:r>
      <w:r w:rsidR="00A21B71">
        <w:t>pen</w:t>
      </w:r>
      <w:r>
        <w:t xml:space="preserve">. In plaats van een set commando’s uit te voeren, heeft een functie een aantal </w:t>
      </w:r>
      <w:proofErr w:type="spellStart"/>
      <w:r w:rsidRPr="00C5798B">
        <w:rPr>
          <w:i/>
        </w:rPr>
        <w:t>inputs</w:t>
      </w:r>
      <w:proofErr w:type="spellEnd"/>
      <w:r>
        <w:t xml:space="preserve"> en </w:t>
      </w:r>
      <w:proofErr w:type="spellStart"/>
      <w:r w:rsidRPr="00C5798B">
        <w:rPr>
          <w:i/>
        </w:rPr>
        <w:t>outputs</w:t>
      </w:r>
      <w:proofErr w:type="spellEnd"/>
      <w:r>
        <w:t>. We geven hier</w:t>
      </w:r>
      <w:r w:rsidR="00D802B5">
        <w:t>onder een schematische weergave.</w:t>
      </w:r>
      <w:ins w:id="379" w:author="Faber, H." w:date="2017-09-26T17:17:00Z">
        <w:r w:rsidR="00414715">
          <w:t xml:space="preserve"> Lees de figuur van links naar rechts.</w:t>
        </w:r>
      </w:ins>
    </w:p>
    <w:p w14:paraId="2A03F959" w14:textId="77777777" w:rsidR="007138EE" w:rsidRDefault="007138EE" w:rsidP="007138EE"/>
    <w:p w14:paraId="46356F68" w14:textId="77777777" w:rsidR="00D802B5" w:rsidRDefault="007138EE" w:rsidP="00D802B5">
      <w:pPr>
        <w:keepNext/>
        <w:jc w:val="center"/>
      </w:pPr>
      <w:r>
        <w:rPr>
          <w:noProof/>
          <w:lang w:val="en-US"/>
        </w:rPr>
        <w:drawing>
          <wp:inline distT="0" distB="0" distL="0" distR="0" wp14:anchorId="68AED6CA" wp14:editId="40B0CE69">
            <wp:extent cx="3359977" cy="1685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unctie.png"/>
                    <pic:cNvPicPr/>
                  </pic:nvPicPr>
                  <pic:blipFill>
                    <a:blip r:embed="rId45">
                      <a:extLst>
                        <a:ext uri="{28A0092B-C50C-407E-A947-70E740481C1C}">
                          <a14:useLocalDpi xmlns:a14="http://schemas.microsoft.com/office/drawing/2010/main" val="0"/>
                        </a:ext>
                      </a:extLst>
                    </a:blip>
                    <a:stretch>
                      <a:fillRect/>
                    </a:stretch>
                  </pic:blipFill>
                  <pic:spPr>
                    <a:xfrm>
                      <a:off x="0" y="0"/>
                      <a:ext cx="3370375" cy="1691142"/>
                    </a:xfrm>
                    <a:prstGeom prst="rect">
                      <a:avLst/>
                    </a:prstGeom>
                  </pic:spPr>
                </pic:pic>
              </a:graphicData>
            </a:graphic>
          </wp:inline>
        </w:drawing>
      </w:r>
    </w:p>
    <w:p w14:paraId="7581A565" w14:textId="4989AE58" w:rsidR="007138EE" w:rsidRDefault="00D802B5" w:rsidP="00D802B5">
      <w:pPr>
        <w:pStyle w:val="Caption"/>
        <w:jc w:val="center"/>
      </w:pPr>
      <w:r>
        <w:t xml:space="preserve">Figuur </w:t>
      </w:r>
      <w:fldSimple w:instr=" SEQ Figuur \* ARABIC ">
        <w:r w:rsidR="00261D27">
          <w:rPr>
            <w:noProof/>
          </w:rPr>
          <w:t>17</w:t>
        </w:r>
      </w:fldSimple>
      <w:r>
        <w:t>: een schematische weergave van een functie</w:t>
      </w:r>
    </w:p>
    <w:p w14:paraId="3237F62B" w14:textId="48422A0A" w:rsidR="007138EE" w:rsidRPr="008C66E3" w:rsidRDefault="007138EE" w:rsidP="000D1466">
      <w:pPr>
        <w:pStyle w:val="Heading2"/>
      </w:pPr>
      <w:bookmarkStart w:id="380" w:name="_Toc492989525"/>
      <w:r w:rsidRPr="008C66E3">
        <w:t>Hoe zoek je hulp bij het gebruik van functies</w:t>
      </w:r>
      <w:r w:rsidR="00A21B71">
        <w:t>?</w:t>
      </w:r>
      <w:bookmarkEnd w:id="380"/>
    </w:p>
    <w:p w14:paraId="66C697F1" w14:textId="18538CD7" w:rsidR="00A21B71" w:rsidRDefault="007138EE" w:rsidP="00DC307A">
      <w:pPr>
        <w:pStyle w:val="BodyText"/>
      </w:pPr>
      <w:r w:rsidRPr="008C66E3">
        <w:t>Als we een o</w:t>
      </w:r>
      <w:r w:rsidR="00990BB5">
        <w:t>nbekende functie willen gebruik</w:t>
      </w:r>
      <w:r w:rsidRPr="008C66E3">
        <w:t>en, dan kunnen we de help-tekst daarvan lezen</w:t>
      </w:r>
      <w:r w:rsidR="00A21B71">
        <w:t>. Stel</w:t>
      </w:r>
      <w:r w:rsidR="00990BB5">
        <w:t>,</w:t>
      </w:r>
      <w:r w:rsidR="00A21B71">
        <w:t xml:space="preserve"> we willen meer informatie hebben over de standaard </w:t>
      </w:r>
      <w:r w:rsidR="000D1466">
        <w:t>Matlab</w:t>
      </w:r>
      <w:r w:rsidR="00A21B71">
        <w:t xml:space="preserve"> functie max(). Dan krijgen we deze informatie door in het </w:t>
      </w:r>
      <w:proofErr w:type="spellStart"/>
      <w:r w:rsidR="00A21B71">
        <w:t>Command</w:t>
      </w:r>
      <w:proofErr w:type="spellEnd"/>
      <w:r w:rsidR="00A21B71">
        <w:t xml:space="preserve"> </w:t>
      </w:r>
      <w:proofErr w:type="spellStart"/>
      <w:r w:rsidR="00A21B71">
        <w:t>Window</w:t>
      </w:r>
      <w:proofErr w:type="spellEnd"/>
      <w:r w:rsidR="00A21B71">
        <w:t xml:space="preserve"> het volgende te typen:</w:t>
      </w:r>
    </w:p>
    <w:p w14:paraId="52A20E5F" w14:textId="130182D2" w:rsidR="00A21B71" w:rsidRPr="00EC2C4C" w:rsidRDefault="00A21B71" w:rsidP="00A21B71">
      <w:pPr>
        <w:pStyle w:val="aA"/>
        <w:rPr>
          <w:rPrChange w:id="381" w:author="Faber, H." w:date="2017-10-02T13:07:00Z">
            <w:rPr>
              <w:lang w:val="en-US"/>
            </w:rPr>
          </w:rPrChange>
        </w:rPr>
      </w:pPr>
      <w:del w:id="382" w:author="Faber, H." w:date="2017-09-26T17:18:00Z">
        <w:r w:rsidRPr="00EC2C4C" w:rsidDel="00414715">
          <w:rPr>
            <w:rPrChange w:id="383" w:author="Faber, H." w:date="2017-10-02T13:07:00Z">
              <w:rPr>
                <w:lang w:val="en-US"/>
              </w:rPr>
            </w:rPrChange>
          </w:rPr>
          <w:delText xml:space="preserve">Typ in het Command Window: </w:delText>
        </w:r>
      </w:del>
      <w:r w:rsidRPr="00EC2C4C">
        <w:rPr>
          <w:rPrChange w:id="384" w:author="Faber, H." w:date="2017-10-02T13:07:00Z">
            <w:rPr>
              <w:lang w:val="en-US"/>
            </w:rPr>
          </w:rPrChange>
        </w:rPr>
        <w:t xml:space="preserve">help max </w:t>
      </w:r>
    </w:p>
    <w:p w14:paraId="14B59DFD" w14:textId="1D2A9645" w:rsidR="000D1466" w:rsidRDefault="00A21B71" w:rsidP="000D1466">
      <w:pPr>
        <w:pStyle w:val="BodyText"/>
      </w:pPr>
      <w:r>
        <w:t xml:space="preserve">Je krijgt dan onderstaande output in het </w:t>
      </w:r>
      <w:proofErr w:type="spellStart"/>
      <w:r>
        <w:t>Command</w:t>
      </w:r>
      <w:proofErr w:type="spellEnd"/>
      <w:r>
        <w:t xml:space="preserve"> </w:t>
      </w:r>
      <w:proofErr w:type="spellStart"/>
      <w:r>
        <w:t>Window</w:t>
      </w:r>
      <w:proofErr w:type="spellEnd"/>
      <w:r>
        <w:t xml:space="preserve"> te zien:</w:t>
      </w:r>
    </w:p>
    <w:p w14:paraId="7A8D2C3A" w14:textId="77777777" w:rsidR="00D802B5" w:rsidRDefault="007138EE" w:rsidP="000D1466">
      <w:pPr>
        <w:keepNext/>
        <w:jc w:val="center"/>
      </w:pPr>
      <w:r>
        <w:rPr>
          <w:noProof/>
          <w:lang w:val="en-US"/>
        </w:rPr>
        <w:lastRenderedPageBreak/>
        <w:drawing>
          <wp:inline distT="0" distB="0" distL="0" distR="0" wp14:anchorId="54FE9E6F" wp14:editId="1A9D3C9A">
            <wp:extent cx="4777740" cy="2975372"/>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elp1.png"/>
                    <pic:cNvPicPr/>
                  </pic:nvPicPr>
                  <pic:blipFill rotWithShape="1">
                    <a:blip r:embed="rId46">
                      <a:extLst>
                        <a:ext uri="{28A0092B-C50C-407E-A947-70E740481C1C}">
                          <a14:useLocalDpi xmlns:a14="http://schemas.microsoft.com/office/drawing/2010/main" val="0"/>
                        </a:ext>
                      </a:extLst>
                    </a:blip>
                    <a:srcRect l="2846" t="770" r="14196" b="46133"/>
                    <a:stretch/>
                  </pic:blipFill>
                  <pic:spPr bwMode="auto">
                    <a:xfrm>
                      <a:off x="0" y="0"/>
                      <a:ext cx="4779007" cy="2976161"/>
                    </a:xfrm>
                    <a:prstGeom prst="rect">
                      <a:avLst/>
                    </a:prstGeom>
                    <a:ln>
                      <a:noFill/>
                    </a:ln>
                    <a:extLst>
                      <a:ext uri="{53640926-AAD7-44D8-BBD7-CCE9431645EC}">
                        <a14:shadowObscured xmlns:a14="http://schemas.microsoft.com/office/drawing/2010/main"/>
                      </a:ext>
                    </a:extLst>
                  </pic:spPr>
                </pic:pic>
              </a:graphicData>
            </a:graphic>
          </wp:inline>
        </w:drawing>
      </w:r>
    </w:p>
    <w:p w14:paraId="1649CB9F" w14:textId="60FA0076" w:rsidR="007138EE" w:rsidRDefault="00D802B5" w:rsidP="00D802B5">
      <w:pPr>
        <w:pStyle w:val="Caption"/>
        <w:jc w:val="center"/>
      </w:pPr>
      <w:r>
        <w:t xml:space="preserve">Figuur </w:t>
      </w:r>
      <w:fldSimple w:instr=" SEQ Figuur \* ARABIC ">
        <w:r w:rsidR="00261D27">
          <w:rPr>
            <w:noProof/>
          </w:rPr>
          <w:t>18</w:t>
        </w:r>
      </w:fldSimple>
      <w:r>
        <w:t xml:space="preserve">: de output van de </w:t>
      </w:r>
      <w:r w:rsidR="000D1466">
        <w:t>Matlab</w:t>
      </w:r>
      <w:r>
        <w:t xml:space="preserve"> help</w:t>
      </w:r>
    </w:p>
    <w:p w14:paraId="3136C84E" w14:textId="7089F2F5" w:rsidR="000D1466" w:rsidRDefault="000D1466" w:rsidP="000D1466">
      <w:pPr>
        <w:pStyle w:val="Heading3"/>
      </w:pPr>
      <w:bookmarkStart w:id="385" w:name="_Toc492989526"/>
      <w:r>
        <w:t>Matlab documentatie i.p.v. help</w:t>
      </w:r>
      <w:bookmarkEnd w:id="385"/>
    </w:p>
    <w:p w14:paraId="70FF49EA" w14:textId="34435338" w:rsidR="000D1466" w:rsidRDefault="000D1466" w:rsidP="000D1466">
      <w:pPr>
        <w:rPr>
          <w:rStyle w:val="acChar"/>
        </w:rPr>
      </w:pPr>
      <w:r>
        <w:t xml:space="preserve">In plaats van de help functie van Matlab kun je ook wat uitleg zien in een speciaal documentatie venster van Matlab. In plaats van </w:t>
      </w:r>
      <w:r w:rsidRPr="000D1466">
        <w:rPr>
          <w:rStyle w:val="acChar"/>
        </w:rPr>
        <w:t xml:space="preserve">help </w:t>
      </w:r>
      <w:proofErr w:type="spellStart"/>
      <w:r w:rsidRPr="000D1466">
        <w:rPr>
          <w:rStyle w:val="acChar"/>
        </w:rPr>
        <w:t>mean</w:t>
      </w:r>
      <w:proofErr w:type="spellEnd"/>
      <w:r>
        <w:t xml:space="preserve"> typ je dan </w:t>
      </w:r>
      <w:proofErr w:type="spellStart"/>
      <w:r w:rsidRPr="000D1466">
        <w:rPr>
          <w:rStyle w:val="acChar"/>
        </w:rPr>
        <w:t>doc</w:t>
      </w:r>
      <w:proofErr w:type="spellEnd"/>
      <w:r w:rsidRPr="000D1466">
        <w:rPr>
          <w:rStyle w:val="acChar"/>
        </w:rPr>
        <w:t xml:space="preserve"> </w:t>
      </w:r>
      <w:proofErr w:type="spellStart"/>
      <w:r w:rsidRPr="000D1466">
        <w:rPr>
          <w:rStyle w:val="acChar"/>
        </w:rPr>
        <w:t>mean</w:t>
      </w:r>
      <w:proofErr w:type="spellEnd"/>
      <w:r>
        <w:rPr>
          <w:rStyle w:val="acChar"/>
        </w:rPr>
        <w:t>.</w:t>
      </w:r>
    </w:p>
    <w:p w14:paraId="7486760F" w14:textId="2CA1301F" w:rsidR="000D1466" w:rsidRPr="00990BB5" w:rsidRDefault="000D1466" w:rsidP="000D1466">
      <w:pPr>
        <w:pStyle w:val="aA"/>
        <w:rPr>
          <w:lang w:val="en-US"/>
        </w:rPr>
      </w:pPr>
      <w:proofErr w:type="spellStart"/>
      <w:r w:rsidRPr="00990BB5">
        <w:rPr>
          <w:lang w:val="en-US"/>
        </w:rPr>
        <w:t>Typ</w:t>
      </w:r>
      <w:proofErr w:type="spellEnd"/>
      <w:r w:rsidRPr="00990BB5">
        <w:rPr>
          <w:lang w:val="en-US"/>
        </w:rPr>
        <w:t xml:space="preserve"> in het Command Window: help mean</w:t>
      </w:r>
    </w:p>
    <w:p w14:paraId="73E17DBA" w14:textId="18DA188B" w:rsidR="000D1466" w:rsidRDefault="000D1466" w:rsidP="000D1466">
      <w:pPr>
        <w:pStyle w:val="aA"/>
      </w:pPr>
      <w:r>
        <w:t xml:space="preserve">Typ nu in het </w:t>
      </w:r>
      <w:proofErr w:type="spellStart"/>
      <w:r>
        <w:t>Command</w:t>
      </w:r>
      <w:proofErr w:type="spellEnd"/>
      <w:r>
        <w:t xml:space="preserve"> </w:t>
      </w:r>
      <w:proofErr w:type="spellStart"/>
      <w:r>
        <w:t>Window</w:t>
      </w:r>
      <w:proofErr w:type="spellEnd"/>
      <w:r>
        <w:t xml:space="preserve">: </w:t>
      </w:r>
      <w:proofErr w:type="spellStart"/>
      <w:r>
        <w:t>doc</w:t>
      </w:r>
      <w:proofErr w:type="spellEnd"/>
      <w:r>
        <w:t xml:space="preserve"> </w:t>
      </w:r>
      <w:proofErr w:type="spellStart"/>
      <w:r>
        <w:t>mean</w:t>
      </w:r>
      <w:proofErr w:type="spellEnd"/>
    </w:p>
    <w:p w14:paraId="6472880C" w14:textId="3CD9E0E2" w:rsidR="000D1466" w:rsidRDefault="000D1466" w:rsidP="000D1466">
      <w:pPr>
        <w:pStyle w:val="aQ"/>
      </w:pPr>
      <w:r>
        <w:t>Welke van de twee manieren van informatievoorziening vind je het prettigst?</w:t>
      </w:r>
    </w:p>
    <w:p w14:paraId="5DAC7A3A" w14:textId="77777777" w:rsidR="000D1466" w:rsidRDefault="000D1466" w:rsidP="000D1466"/>
    <w:p w14:paraId="0D950177" w14:textId="78D4163D" w:rsidR="000D1466" w:rsidRDefault="000D1466" w:rsidP="000D1466">
      <w:pPr>
        <w:pStyle w:val="Heading2"/>
      </w:pPr>
      <w:bookmarkStart w:id="386" w:name="_Toc492989527"/>
      <w:r>
        <w:t>Zelf een functie schrijven</w:t>
      </w:r>
      <w:bookmarkEnd w:id="386"/>
    </w:p>
    <w:p w14:paraId="6857F73A" w14:textId="12A403BB" w:rsidR="000D1466" w:rsidRDefault="000D1466" w:rsidP="000D1466">
      <w:r>
        <w:t xml:space="preserve">We weten nu </w:t>
      </w:r>
      <w:r w:rsidR="00990BB5">
        <w:t>van alles</w:t>
      </w:r>
      <w:r>
        <w:t xml:space="preserve"> over functies. Maar het wordt echt de hoogste tijd </w:t>
      </w:r>
      <w:proofErr w:type="spellStart"/>
      <w:ins w:id="387" w:author="Faber, H." w:date="2017-09-26T17:19:00Z">
        <w:r w:rsidR="00414715">
          <w:t>om</w:t>
        </w:r>
      </w:ins>
      <w:del w:id="388" w:author="Faber, H." w:date="2017-09-26T17:19:00Z">
        <w:r w:rsidDel="00414715">
          <w:delText xml:space="preserve">dat we </w:delText>
        </w:r>
      </w:del>
      <w:r>
        <w:t>zelf</w:t>
      </w:r>
      <w:proofErr w:type="spellEnd"/>
      <w:r>
        <w:t xml:space="preserve"> functies </w:t>
      </w:r>
      <w:ins w:id="389" w:author="Faber, H." w:date="2017-09-26T17:19:00Z">
        <w:r w:rsidR="00414715">
          <w:t xml:space="preserve">te </w:t>
        </w:r>
      </w:ins>
      <w:r>
        <w:t xml:space="preserve">gaan schrijven. We weten dat een functie </w:t>
      </w:r>
      <w:r w:rsidR="00990BB5">
        <w:t xml:space="preserve">meerdere </w:t>
      </w:r>
      <w:proofErr w:type="spellStart"/>
      <w:r>
        <w:t>inputs</w:t>
      </w:r>
      <w:proofErr w:type="spellEnd"/>
      <w:r>
        <w:t xml:space="preserve"> kan hebben en een output kan geven. We gaan eerst naar eenvoudige functie</w:t>
      </w:r>
      <w:r w:rsidR="00990BB5">
        <w:t>s</w:t>
      </w:r>
      <w:r>
        <w:t xml:space="preserve"> kijken die één input he</w:t>
      </w:r>
      <w:ins w:id="390" w:author="Faber, H." w:date="2017-09-26T17:19:00Z">
        <w:r w:rsidR="00414715">
          <w:t>bben</w:t>
        </w:r>
      </w:ins>
      <w:del w:id="391" w:author="Faber, H." w:date="2017-09-26T17:19:00Z">
        <w:r w:rsidDel="00414715">
          <w:delText>eft</w:delText>
        </w:r>
      </w:del>
      <w:r>
        <w:t xml:space="preserve"> en één output g</w:t>
      </w:r>
      <w:del w:id="392" w:author="Faber, H." w:date="2017-09-26T17:19:00Z">
        <w:r w:rsidDel="00414715">
          <w:delText>e</w:delText>
        </w:r>
      </w:del>
      <w:r>
        <w:t>e</w:t>
      </w:r>
      <w:ins w:id="393" w:author="Faber, H." w:date="2017-09-26T17:19:00Z">
        <w:r w:rsidR="00414715">
          <w:t>ven</w:t>
        </w:r>
      </w:ins>
      <w:del w:id="394" w:author="Faber, H." w:date="2017-09-26T17:19:00Z">
        <w:r w:rsidDel="00414715">
          <w:delText>ft</w:delText>
        </w:r>
      </w:del>
      <w:r>
        <w:t>.</w:t>
      </w:r>
    </w:p>
    <w:p w14:paraId="1A958165" w14:textId="0B25E8C4" w:rsidR="000D1466" w:rsidRDefault="000D1466" w:rsidP="000D1466">
      <w:r>
        <w:t>Stel we willen de vierde macht van een getal bereken</w:t>
      </w:r>
      <w:ins w:id="395" w:author="Faber, H." w:date="2017-09-26T17:19:00Z">
        <w:r w:rsidR="00414715">
          <w:t>en</w:t>
        </w:r>
      </w:ins>
      <w:r>
        <w:t xml:space="preserve"> en daar de waarde 2 bij optellen. We moeten dit in ons hoofdprogramma meer dan 10 x uitvoeren op verschillende plekken</w:t>
      </w:r>
      <w:r w:rsidR="00990BB5">
        <w:t xml:space="preserve"> in de code</w:t>
      </w:r>
      <w:r>
        <w:t xml:space="preserve">. In dat geval is een functie heel </w:t>
      </w:r>
      <w:del w:id="396" w:author="Faber, H." w:date="2017-09-26T17:20:00Z">
        <w:r w:rsidDel="00414715">
          <w:delText xml:space="preserve">erg </w:delText>
        </w:r>
      </w:del>
      <w:r>
        <w:t>handig.</w:t>
      </w:r>
    </w:p>
    <w:p w14:paraId="754E0A3E" w14:textId="485F55F5" w:rsidR="000D1466" w:rsidRPr="004409C2" w:rsidRDefault="000D1466" w:rsidP="000D1466">
      <w:r>
        <w:t xml:space="preserve">We kunnen een functie in Matlab gemakkelijk aanmaken. </w:t>
      </w:r>
      <w:r>
        <w:rPr>
          <w:b/>
        </w:rPr>
        <w:t>Ga naar het tabblad EDITOR</w:t>
      </w:r>
      <w:r w:rsidR="004409C2">
        <w:rPr>
          <w:b/>
        </w:rPr>
        <w:t xml:space="preserve"> en klik op New</w:t>
      </w:r>
      <w:ins w:id="397" w:author="Faber, H." w:date="2017-09-26T17:20:00Z">
        <w:r w:rsidR="00414715">
          <w:rPr>
            <w:b/>
          </w:rPr>
          <w:t xml:space="preserve"> en </w:t>
        </w:r>
        <w:proofErr w:type="spellStart"/>
        <w:r w:rsidR="00414715">
          <w:rPr>
            <w:b/>
          </w:rPr>
          <w:t>Function</w:t>
        </w:r>
      </w:ins>
      <w:proofErr w:type="spellEnd"/>
      <w:r w:rsidR="004409C2">
        <w:t xml:space="preserve"> (zie </w:t>
      </w:r>
      <w:r w:rsidR="004409C2">
        <w:fldChar w:fldCharType="begin"/>
      </w:r>
      <w:r w:rsidR="004409C2">
        <w:instrText xml:space="preserve"> REF _Ref492983434 \h </w:instrText>
      </w:r>
      <w:r w:rsidR="004409C2">
        <w:fldChar w:fldCharType="separate"/>
      </w:r>
      <w:r w:rsidR="00C04261">
        <w:t xml:space="preserve">Figuur </w:t>
      </w:r>
      <w:r w:rsidR="00C04261">
        <w:rPr>
          <w:noProof/>
        </w:rPr>
        <w:t>19</w:t>
      </w:r>
      <w:r w:rsidR="004409C2">
        <w:fldChar w:fldCharType="end"/>
      </w:r>
      <w:r w:rsidR="004409C2">
        <w:t>).</w:t>
      </w:r>
    </w:p>
    <w:p w14:paraId="0EADE28B" w14:textId="121D0457" w:rsidR="000D1466" w:rsidRDefault="000D1466" w:rsidP="000D1466">
      <w:pPr>
        <w:keepNext/>
        <w:jc w:val="center"/>
      </w:pPr>
      <w:r w:rsidRPr="000D1466">
        <w:rPr>
          <w:noProof/>
          <w:lang w:val="en-US"/>
        </w:rPr>
        <w:lastRenderedPageBreak/>
        <w:drawing>
          <wp:inline distT="0" distB="0" distL="0" distR="0" wp14:anchorId="7E3C3E44" wp14:editId="682DAD8A">
            <wp:extent cx="1276528" cy="2610214"/>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76528" cy="2610214"/>
                    </a:xfrm>
                    <a:prstGeom prst="rect">
                      <a:avLst/>
                    </a:prstGeom>
                  </pic:spPr>
                </pic:pic>
              </a:graphicData>
            </a:graphic>
          </wp:inline>
        </w:drawing>
      </w:r>
    </w:p>
    <w:p w14:paraId="093DE394" w14:textId="32537435" w:rsidR="000D1466" w:rsidRPr="000D1466" w:rsidRDefault="000D1466" w:rsidP="000D1466">
      <w:pPr>
        <w:pStyle w:val="Caption"/>
        <w:jc w:val="center"/>
      </w:pPr>
      <w:bookmarkStart w:id="398" w:name="_Ref492983434"/>
      <w:r>
        <w:t xml:space="preserve">Figuur </w:t>
      </w:r>
      <w:fldSimple w:instr=" SEQ Figuur \* ARABIC ">
        <w:r w:rsidR="00261D27">
          <w:rPr>
            <w:noProof/>
          </w:rPr>
          <w:t>19</w:t>
        </w:r>
      </w:fldSimple>
      <w:bookmarkEnd w:id="398"/>
      <w:r>
        <w:t>: het aanmaken van een functie script</w:t>
      </w:r>
    </w:p>
    <w:p w14:paraId="69DC2EE5" w14:textId="49758F84" w:rsidR="000D1466" w:rsidRDefault="004409C2" w:rsidP="000D1466">
      <w:r>
        <w:t xml:space="preserve">Nu wordt het onderstaande script </w:t>
      </w:r>
      <w:proofErr w:type="spellStart"/>
      <w:ins w:id="399" w:author="Faber, H." w:date="2017-09-26T17:20:00Z">
        <w:r w:rsidR="00017A55">
          <w:t>cq</w:t>
        </w:r>
        <w:proofErr w:type="spellEnd"/>
        <w:r w:rsidR="00017A55">
          <w:t xml:space="preserve">. </w:t>
        </w:r>
        <w:proofErr w:type="spellStart"/>
        <w:r w:rsidR="00017A55">
          <w:t>Function</w:t>
        </w:r>
        <w:proofErr w:type="spellEnd"/>
        <w:r w:rsidR="00017A55">
          <w:t xml:space="preserve"> </w:t>
        </w:r>
      </w:ins>
      <w:ins w:id="400" w:author="Faber, H." w:date="2017-09-26T17:21:00Z">
        <w:r w:rsidR="00017A55">
          <w:t xml:space="preserve">file </w:t>
        </w:r>
      </w:ins>
      <w:r>
        <w:t>aangemaakt</w:t>
      </w:r>
      <w:r w:rsidR="00990BB5">
        <w:rPr>
          <w:rStyle w:val="FootnoteReference"/>
        </w:rPr>
        <w:footnoteReference w:id="4"/>
      </w:r>
      <w:r>
        <w:t>:</w:t>
      </w:r>
    </w:p>
    <w:p w14:paraId="0EBC90BF" w14:textId="77777777" w:rsidR="004409C2" w:rsidRDefault="004409C2" w:rsidP="004409C2">
      <w:pPr>
        <w:keepNext/>
      </w:pPr>
      <w:r>
        <w:rPr>
          <w:noProof/>
          <w:lang w:val="en-US"/>
        </w:rPr>
        <w:drawing>
          <wp:inline distT="0" distB="0" distL="0" distR="0" wp14:anchorId="6D5D9AD5" wp14:editId="642A897C">
            <wp:extent cx="5705475" cy="1449238"/>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unctieAanmakenMbvMatlab.png"/>
                    <pic:cNvPicPr/>
                  </pic:nvPicPr>
                  <pic:blipFill rotWithShape="1">
                    <a:blip r:embed="rId48">
                      <a:extLst>
                        <a:ext uri="{28A0092B-C50C-407E-A947-70E740481C1C}">
                          <a14:useLocalDpi xmlns:a14="http://schemas.microsoft.com/office/drawing/2010/main" val="0"/>
                        </a:ext>
                      </a:extLst>
                    </a:blip>
                    <a:srcRect b="20754"/>
                    <a:stretch/>
                  </pic:blipFill>
                  <pic:spPr bwMode="auto">
                    <a:xfrm>
                      <a:off x="0" y="0"/>
                      <a:ext cx="5706271" cy="1449440"/>
                    </a:xfrm>
                    <a:prstGeom prst="rect">
                      <a:avLst/>
                    </a:prstGeom>
                    <a:ln>
                      <a:noFill/>
                    </a:ln>
                    <a:extLst>
                      <a:ext uri="{53640926-AAD7-44D8-BBD7-CCE9431645EC}">
                        <a14:shadowObscured xmlns:a14="http://schemas.microsoft.com/office/drawing/2010/main"/>
                      </a:ext>
                    </a:extLst>
                  </pic:spPr>
                </pic:pic>
              </a:graphicData>
            </a:graphic>
          </wp:inline>
        </w:drawing>
      </w:r>
    </w:p>
    <w:p w14:paraId="3DBF2D1F" w14:textId="0A821EC5" w:rsidR="004409C2" w:rsidRDefault="004409C2" w:rsidP="004409C2">
      <w:pPr>
        <w:pStyle w:val="Caption"/>
        <w:jc w:val="center"/>
      </w:pPr>
      <w:bookmarkStart w:id="401" w:name="_Ref492983664"/>
      <w:r>
        <w:t xml:space="preserve">Figuur </w:t>
      </w:r>
      <w:fldSimple w:instr=" SEQ Figuur \* ARABIC ">
        <w:r w:rsidR="00261D27">
          <w:rPr>
            <w:noProof/>
          </w:rPr>
          <w:t>20</w:t>
        </w:r>
      </w:fldSimple>
      <w:bookmarkEnd w:id="401"/>
      <w:r>
        <w:t>: een door Matlab aangemaakt script met alle benodigdheden voor het maken van een functie.</w:t>
      </w:r>
    </w:p>
    <w:p w14:paraId="08128C4E" w14:textId="77777777" w:rsidR="004409C2" w:rsidRDefault="004409C2" w:rsidP="004409C2">
      <w:pPr>
        <w:pStyle w:val="Caption"/>
        <w:jc w:val="center"/>
      </w:pPr>
    </w:p>
    <w:tbl>
      <w:tblPr>
        <w:tblStyle w:val="TableGrid"/>
        <w:tblW w:w="0" w:type="auto"/>
        <w:tblLook w:val="04A0" w:firstRow="1" w:lastRow="0" w:firstColumn="1" w:lastColumn="0" w:noHBand="0" w:noVBand="1"/>
      </w:tblPr>
      <w:tblGrid>
        <w:gridCol w:w="9062"/>
      </w:tblGrid>
      <w:tr w:rsidR="004409C2" w:rsidRPr="004409C2" w14:paraId="1E101D73" w14:textId="77777777" w:rsidTr="00BA0478">
        <w:tc>
          <w:tcPr>
            <w:tcW w:w="9062" w:type="dxa"/>
            <w:shd w:val="clear" w:color="auto" w:fill="C00000"/>
          </w:tcPr>
          <w:p w14:paraId="4A9D2F1A" w14:textId="77777777" w:rsidR="004409C2" w:rsidRPr="004409C2" w:rsidRDefault="004409C2" w:rsidP="004409C2">
            <w:pPr>
              <w:ind w:left="313"/>
              <w:contextualSpacing/>
              <w:rPr>
                <w:rFonts w:eastAsia="Times New Roman" w:cs="Times New Roman"/>
                <w:sz w:val="28"/>
              </w:rPr>
            </w:pPr>
          </w:p>
          <w:p w14:paraId="0B24DD14" w14:textId="03CD8452" w:rsidR="004409C2" w:rsidRPr="004409C2" w:rsidRDefault="004409C2" w:rsidP="004409C2">
            <w:pPr>
              <w:ind w:left="171"/>
              <w:contextualSpacing/>
              <w:rPr>
                <w:rFonts w:eastAsia="Times New Roman" w:cs="Times New Roman"/>
                <w:sz w:val="28"/>
                <w:szCs w:val="28"/>
              </w:rPr>
            </w:pPr>
            <w:r w:rsidRPr="004409C2">
              <w:rPr>
                <w:rFonts w:eastAsia="Times New Roman" w:cs="Times New Roman"/>
                <w:sz w:val="28"/>
                <w:szCs w:val="28"/>
              </w:rPr>
              <w:t xml:space="preserve">Merk op dat als je een bestand wijzigt en deze wijzigingen zijn nog niet opgeslagen dan staat er een * boven de bestandsnaam/tab (zie </w:t>
            </w:r>
            <w:r w:rsidRPr="004409C2">
              <w:rPr>
                <w:rFonts w:eastAsia="Times New Roman" w:cs="Times New Roman"/>
                <w:sz w:val="28"/>
                <w:szCs w:val="28"/>
              </w:rPr>
              <w:fldChar w:fldCharType="begin"/>
            </w:r>
            <w:r w:rsidRPr="004409C2">
              <w:rPr>
                <w:rFonts w:eastAsia="Times New Roman" w:cs="Times New Roman"/>
                <w:sz w:val="28"/>
                <w:szCs w:val="28"/>
              </w:rPr>
              <w:instrText xml:space="preserve"> REF _Ref492983664 \h </w:instrText>
            </w:r>
            <w:r>
              <w:rPr>
                <w:rFonts w:eastAsia="Times New Roman" w:cs="Times New Roman"/>
                <w:sz w:val="28"/>
                <w:szCs w:val="28"/>
              </w:rPr>
              <w:instrText xml:space="preserve"> \* MERGEFORMAT </w:instrText>
            </w:r>
            <w:r w:rsidRPr="004409C2">
              <w:rPr>
                <w:rFonts w:eastAsia="Times New Roman" w:cs="Times New Roman"/>
                <w:sz w:val="28"/>
                <w:szCs w:val="28"/>
              </w:rPr>
            </w:r>
            <w:r w:rsidRPr="004409C2">
              <w:rPr>
                <w:rFonts w:eastAsia="Times New Roman" w:cs="Times New Roman"/>
                <w:sz w:val="28"/>
                <w:szCs w:val="28"/>
              </w:rPr>
              <w:fldChar w:fldCharType="separate"/>
            </w:r>
            <w:r w:rsidR="00C04261" w:rsidRPr="00C04261">
              <w:rPr>
                <w:sz w:val="28"/>
                <w:szCs w:val="28"/>
              </w:rPr>
              <w:t xml:space="preserve">Figuur </w:t>
            </w:r>
            <w:r w:rsidR="00C04261" w:rsidRPr="00C04261">
              <w:rPr>
                <w:noProof/>
                <w:sz w:val="28"/>
                <w:szCs w:val="28"/>
              </w:rPr>
              <w:t>20</w:t>
            </w:r>
            <w:r w:rsidRPr="004409C2">
              <w:rPr>
                <w:rFonts w:eastAsia="Times New Roman" w:cs="Times New Roman"/>
                <w:sz w:val="28"/>
                <w:szCs w:val="28"/>
              </w:rPr>
              <w:fldChar w:fldCharType="end"/>
            </w:r>
            <w:r w:rsidRPr="004409C2">
              <w:rPr>
                <w:rFonts w:eastAsia="Times New Roman" w:cs="Times New Roman"/>
                <w:sz w:val="28"/>
                <w:szCs w:val="28"/>
              </w:rPr>
              <w:t>).</w:t>
            </w:r>
          </w:p>
          <w:p w14:paraId="2041F992" w14:textId="77777777" w:rsidR="004409C2" w:rsidRPr="004409C2" w:rsidRDefault="004409C2" w:rsidP="00BA0478">
            <w:pPr>
              <w:ind w:left="720"/>
              <w:contextualSpacing/>
              <w:rPr>
                <w:rFonts w:eastAsia="Times New Roman" w:cs="Times New Roman"/>
                <w:sz w:val="24"/>
              </w:rPr>
            </w:pPr>
          </w:p>
        </w:tc>
      </w:tr>
    </w:tbl>
    <w:p w14:paraId="6B467C39" w14:textId="42352908" w:rsidR="004409C2" w:rsidRPr="00AE6F25" w:rsidRDefault="004409C2" w:rsidP="004409C2">
      <w:pPr>
        <w:rPr>
          <w:rFonts w:eastAsia="Times New Roman" w:cs="Times New Roman"/>
        </w:rPr>
      </w:pPr>
      <w:r w:rsidRPr="00AE6F25">
        <w:rPr>
          <w:rFonts w:eastAsia="Times New Roman" w:cs="Times New Roman"/>
          <w:b/>
        </w:rPr>
        <w:tab/>
      </w:r>
    </w:p>
    <w:p w14:paraId="554B65C6" w14:textId="3D37F3E8" w:rsidR="004409C2" w:rsidRDefault="004409C2" w:rsidP="004409C2">
      <w:pPr>
        <w:pStyle w:val="Heading2"/>
      </w:pPr>
      <w:bookmarkStart w:id="402" w:name="_Toc492989528"/>
      <w:r>
        <w:t>De opbouw van een zelfgeschreven functie</w:t>
      </w:r>
      <w:bookmarkEnd w:id="402"/>
    </w:p>
    <w:p w14:paraId="2598697C" w14:textId="16DBFA4A" w:rsidR="00BA0478" w:rsidRDefault="00BA0478" w:rsidP="00BA0478">
      <w:r>
        <w:t xml:space="preserve">In </w:t>
      </w:r>
      <w:r>
        <w:fldChar w:fldCharType="begin"/>
      </w:r>
      <w:r>
        <w:instrText xml:space="preserve"> REF _Ref492987319 \h </w:instrText>
      </w:r>
      <w:r>
        <w:fldChar w:fldCharType="separate"/>
      </w:r>
      <w:r w:rsidR="00C04261">
        <w:t xml:space="preserve">Figuur </w:t>
      </w:r>
      <w:r w:rsidR="00C04261">
        <w:rPr>
          <w:noProof/>
        </w:rPr>
        <w:t>21</w:t>
      </w:r>
      <w:r>
        <w:fldChar w:fldCharType="end"/>
      </w:r>
      <w:r>
        <w:t xml:space="preserve"> is de opbouw van een functie vergroot weergegeven. In het geel is de naam van een functie aangegeven.</w:t>
      </w:r>
    </w:p>
    <w:p w14:paraId="101DB863" w14:textId="6BC1714A" w:rsidR="00BA0478" w:rsidRDefault="00BA0478" w:rsidP="00BA0478">
      <w:pPr>
        <w:pStyle w:val="aQ"/>
      </w:pPr>
      <w:r>
        <w:t>Waarom is de naam van een functie belangrijk?</w:t>
      </w:r>
    </w:p>
    <w:p w14:paraId="244E528B" w14:textId="7F585A74" w:rsidR="00BA0478" w:rsidRDefault="00BA0478" w:rsidP="00BA0478">
      <w:r>
        <w:t xml:space="preserve">Eerder hebben we al een aantal Matlab functies gebruikt. Een voorbeeld: </w:t>
      </w:r>
      <w:proofErr w:type="spellStart"/>
      <w:r>
        <w:t>cos</w:t>
      </w:r>
      <w:proofErr w:type="spellEnd"/>
      <w:r>
        <w:t xml:space="preserve">(), </w:t>
      </w:r>
      <w:proofErr w:type="spellStart"/>
      <w:r>
        <w:t>mean</w:t>
      </w:r>
      <w:proofErr w:type="spellEnd"/>
      <w:r>
        <w:t xml:space="preserve">(), </w:t>
      </w:r>
      <w:proofErr w:type="spellStart"/>
      <w:r>
        <w:t>sind</w:t>
      </w:r>
      <w:proofErr w:type="spellEnd"/>
      <w:r>
        <w:t xml:space="preserve">(), etc. Hoe roepen we een functie aan? Door het typen van de </w:t>
      </w:r>
      <w:r>
        <w:rPr>
          <w:b/>
          <w:i/>
        </w:rPr>
        <w:t>naam van de functie</w:t>
      </w:r>
      <w:r>
        <w:t xml:space="preserve">. In het geval van </w:t>
      </w:r>
      <w:r>
        <w:fldChar w:fldCharType="begin"/>
      </w:r>
      <w:r>
        <w:instrText xml:space="preserve"> REF _Ref492987319 \h </w:instrText>
      </w:r>
      <w:r>
        <w:fldChar w:fldCharType="separate"/>
      </w:r>
      <w:r w:rsidR="00C04261">
        <w:t xml:space="preserve">Figuur </w:t>
      </w:r>
      <w:r w:rsidR="00C04261">
        <w:rPr>
          <w:noProof/>
        </w:rPr>
        <w:t>21</w:t>
      </w:r>
      <w:r>
        <w:fldChar w:fldCharType="end"/>
      </w:r>
      <w:r>
        <w:t xml:space="preserve"> hebben we net een functie </w:t>
      </w:r>
      <w:r w:rsidR="00990BB5">
        <w:t>gegen</w:t>
      </w:r>
      <w:ins w:id="403" w:author="Faber, H." w:date="2017-09-26T17:21:00Z">
        <w:r w:rsidR="00BA0E41">
          <w:t>er</w:t>
        </w:r>
      </w:ins>
      <w:r w:rsidR="00990BB5">
        <w:t>eerd</w:t>
      </w:r>
      <w:r>
        <w:t xml:space="preserve"> die nog geen logische naam heeft. Daarom heet de functie in dit voorbeeld </w:t>
      </w:r>
      <w:r w:rsidRPr="00990BB5">
        <w:rPr>
          <w:u w:val="single"/>
        </w:rPr>
        <w:t>tijdelijk</w:t>
      </w:r>
      <w:r w:rsidR="00990BB5">
        <w:rPr>
          <w:u w:val="single"/>
        </w:rPr>
        <w:t>:</w:t>
      </w:r>
      <w:r>
        <w:t xml:space="preserve"> </w:t>
      </w:r>
      <w:r w:rsidR="00990BB5">
        <w:t>‘</w:t>
      </w:r>
      <w:r>
        <w:rPr>
          <w:i/>
        </w:rPr>
        <w:t>untitled7</w:t>
      </w:r>
      <w:r w:rsidR="00990BB5">
        <w:rPr>
          <w:i/>
        </w:rPr>
        <w:t>’</w:t>
      </w:r>
      <w:r>
        <w:t xml:space="preserve">. </w:t>
      </w:r>
    </w:p>
    <w:p w14:paraId="09D29486" w14:textId="6AA23881" w:rsidR="00BA0478" w:rsidRPr="00BA0478" w:rsidRDefault="00BA0478" w:rsidP="00BA0478">
      <w:proofErr w:type="spellStart"/>
      <w:r>
        <w:lastRenderedPageBreak/>
        <w:t>Zodadelijk</w:t>
      </w:r>
      <w:proofErr w:type="spellEnd"/>
      <w:r>
        <w:t xml:space="preserve"> als we de functie gaan </w:t>
      </w:r>
      <w:r w:rsidR="00990BB5">
        <w:t>opslaan,</w:t>
      </w:r>
      <w:r>
        <w:t xml:space="preserve"> geven we het een logische naam.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A0478" w14:paraId="1ABD053D" w14:textId="77777777" w:rsidTr="00BA0478">
        <w:tc>
          <w:tcPr>
            <w:tcW w:w="9062" w:type="dxa"/>
          </w:tcPr>
          <w:p w14:paraId="64C0C358" w14:textId="573957E8" w:rsidR="00BA0478" w:rsidRDefault="00BA0478" w:rsidP="00BA0478">
            <w:r>
              <w:rPr>
                <w:noProof/>
                <w:lang w:val="en-US"/>
              </w:rPr>
              <mc:AlternateContent>
                <mc:Choice Requires="wps">
                  <w:drawing>
                    <wp:anchor distT="0" distB="0" distL="114300" distR="114300" simplePos="0" relativeHeight="251660288" behindDoc="0" locked="0" layoutInCell="1" allowOverlap="1" wp14:anchorId="63A083ED" wp14:editId="0B43080C">
                      <wp:simplePos x="0" y="0"/>
                      <wp:positionH relativeFrom="column">
                        <wp:posOffset>2947277</wp:posOffset>
                      </wp:positionH>
                      <wp:positionV relativeFrom="paragraph">
                        <wp:posOffset>53340</wp:posOffset>
                      </wp:positionV>
                      <wp:extent cx="1062662" cy="327660"/>
                      <wp:effectExtent l="38100" t="19050" r="23495" b="15240"/>
                      <wp:wrapNone/>
                      <wp:docPr id="35" name="Lijntoelichting 1 35"/>
                      <wp:cNvGraphicFramePr/>
                      <a:graphic xmlns:a="http://schemas.openxmlformats.org/drawingml/2006/main">
                        <a:graphicData uri="http://schemas.microsoft.com/office/word/2010/wordprocessingShape">
                          <wps:wsp>
                            <wps:cNvSpPr/>
                            <wps:spPr>
                              <a:xfrm>
                                <a:off x="0" y="0"/>
                                <a:ext cx="1062662" cy="327660"/>
                              </a:xfrm>
                              <a:prstGeom prst="borderCallout1">
                                <a:avLst>
                                  <a:gd name="adj1" fmla="val 29237"/>
                                  <a:gd name="adj2" fmla="val -880"/>
                                  <a:gd name="adj3" fmla="val 17722"/>
                                  <a:gd name="adj4" fmla="val -722"/>
                                </a:avLst>
                              </a:prstGeom>
                              <a:noFill/>
                              <a:ln w="38100">
                                <a:solidFill>
                                  <a:srgbClr val="FFFF0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3A4326DA" w14:textId="77777777" w:rsidR="00A80E34" w:rsidRDefault="00A80E34" w:rsidP="00BA04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A083ED"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jntoelichting 1 35" o:spid="_x0000_s1027" type="#_x0000_t47" style="position:absolute;margin-left:232.05pt;margin-top:4.2pt;width:83.65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" adj="-156,3828,-190,6315" filled="f" strokecolor="yellow" strokeweight="3pt">
                      <v:textbox>
                        <w:txbxContent>
                          <w:p w14:paraId="3A4326DA" w14:textId="77777777" w:rsidR="00A80E34" w:rsidRDefault="00A80E34" w:rsidP="00BA0478">
                            <w:pPr>
                              <w:jc w:val="center"/>
                            </w:pPr>
                          </w:p>
                        </w:txbxContent>
                      </v:textbox>
                      <o:callout v:ext="edit" minusx="t"/>
                    </v:shape>
                  </w:pict>
                </mc:Fallback>
              </mc:AlternateContent>
            </w:r>
          </w:p>
          <w:p w14:paraId="16966354" w14:textId="5CA92BEB" w:rsidR="00BA0478" w:rsidRDefault="00BA0478" w:rsidP="00BA0478">
            <w:pPr>
              <w:keepNext/>
            </w:pPr>
            <w:r>
              <w:rPr>
                <w:noProof/>
                <w:lang w:val="en-US"/>
              </w:rPr>
              <mc:AlternateContent>
                <mc:Choice Requires="wps">
                  <w:drawing>
                    <wp:anchor distT="0" distB="0" distL="114300" distR="114300" simplePos="0" relativeHeight="251667456" behindDoc="0" locked="0" layoutInCell="1" allowOverlap="1" wp14:anchorId="3C83902A" wp14:editId="6F6CC6F4">
                      <wp:simplePos x="0" y="0"/>
                      <wp:positionH relativeFrom="column">
                        <wp:posOffset>3670943</wp:posOffset>
                      </wp:positionH>
                      <wp:positionV relativeFrom="paragraph">
                        <wp:posOffset>898860</wp:posOffset>
                      </wp:positionV>
                      <wp:extent cx="1268095" cy="327660"/>
                      <wp:effectExtent l="495300" t="723900" r="27305" b="15240"/>
                      <wp:wrapNone/>
                      <wp:docPr id="36" name="Lijntoelichting 1 36"/>
                      <wp:cNvGraphicFramePr/>
                      <a:graphic xmlns:a="http://schemas.openxmlformats.org/drawingml/2006/main">
                        <a:graphicData uri="http://schemas.microsoft.com/office/word/2010/wordprocessingShape">
                          <wps:wsp>
                            <wps:cNvSpPr/>
                            <wps:spPr>
                              <a:xfrm>
                                <a:off x="0" y="0"/>
                                <a:ext cx="1268095" cy="327660"/>
                              </a:xfrm>
                              <a:prstGeom prst="borderCallout1">
                                <a:avLst>
                                  <a:gd name="adj1" fmla="val 54796"/>
                                  <a:gd name="adj2" fmla="val -360"/>
                                  <a:gd name="adj3" fmla="val -215573"/>
                                  <a:gd name="adj4" fmla="val -36206"/>
                                </a:avLst>
                              </a:prstGeom>
                              <a:noFill/>
                              <a:ln w="38100">
                                <a:solidFill>
                                  <a:srgbClr val="FFFF0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64FE0403" w14:textId="77777777" w:rsidR="00A80E34" w:rsidRPr="00BA0478" w:rsidRDefault="00A80E34" w:rsidP="00BA0478">
                                  <w:pPr>
                                    <w:jc w:val="center"/>
                                    <w:rPr>
                                      <w:color w:val="000000" w:themeColor="text1"/>
                                    </w:rPr>
                                  </w:pPr>
                                  <w:r w:rsidRPr="00BA0478">
                                    <w:rPr>
                                      <w:color w:val="000000" w:themeColor="text1"/>
                                    </w:rPr>
                                    <w:t>Naam</w:t>
                                  </w:r>
                                  <w:r>
                                    <w:rPr>
                                      <w:color w:val="000000" w:themeColor="text1"/>
                                    </w:rPr>
                                    <w:t xml:space="preserve"> van functie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3902A" id="Lijntoelichting 1 36" o:spid="_x0000_s1028" type="#_x0000_t47" style="position:absolute;margin-left:289.05pt;margin-top:70.8pt;width:99.85pt;height:25.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" adj="-7820,-46564,-78,11836" filled="f" strokecolor="yellow" strokeweight="3pt">
                      <v:textbox>
                        <w:txbxContent>
                          <w:p w14:paraId="64FE0403" w14:textId="77777777" w:rsidR="00A80E34" w:rsidRPr="00BA0478" w:rsidRDefault="00A80E34" w:rsidP="00BA0478">
                            <w:pPr>
                              <w:jc w:val="center"/>
                              <w:rPr>
                                <w:color w:val="000000" w:themeColor="text1"/>
                              </w:rPr>
                            </w:pPr>
                            <w:r w:rsidRPr="00BA0478">
                              <w:rPr>
                                <w:color w:val="000000" w:themeColor="text1"/>
                              </w:rPr>
                              <w:t>Naam</w:t>
                            </w:r>
                            <w:r>
                              <w:rPr>
                                <w:color w:val="000000" w:themeColor="text1"/>
                              </w:rPr>
                              <w:t xml:space="preserve"> van functie</w:t>
                            </w:r>
                          </w:p>
                        </w:txbxContent>
                      </v:textbox>
                    </v:shape>
                  </w:pict>
                </mc:Fallback>
              </mc:AlternateContent>
            </w:r>
            <w:r>
              <w:rPr>
                <w:noProof/>
                <w:lang w:val="en-US"/>
              </w:rPr>
              <w:drawing>
                <wp:inline distT="0" distB="0" distL="0" distR="0" wp14:anchorId="54C1FC08" wp14:editId="30EE9932">
                  <wp:extent cx="5548108" cy="143629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unctieAanmakenMbvMatlab.png"/>
                          <pic:cNvPicPr/>
                        </pic:nvPicPr>
                        <pic:blipFill rotWithShape="1">
                          <a:blip r:embed="rId48">
                            <a:extLst>
                              <a:ext uri="{28A0092B-C50C-407E-A947-70E740481C1C}">
                                <a14:useLocalDpi xmlns:a14="http://schemas.microsoft.com/office/drawing/2010/main" val="0"/>
                              </a:ext>
                            </a:extLst>
                          </a:blip>
                          <a:srcRect l="9677" t="25004" r="23165" b="20755"/>
                          <a:stretch/>
                        </pic:blipFill>
                        <pic:spPr bwMode="auto">
                          <a:xfrm>
                            <a:off x="0" y="0"/>
                            <a:ext cx="5657182" cy="1464527"/>
                          </a:xfrm>
                          <a:prstGeom prst="rect">
                            <a:avLst/>
                          </a:prstGeom>
                          <a:ln>
                            <a:noFill/>
                          </a:ln>
                          <a:extLst>
                            <a:ext uri="{53640926-AAD7-44D8-BBD7-CCE9431645EC}">
                              <a14:shadowObscured xmlns:a14="http://schemas.microsoft.com/office/drawing/2010/main"/>
                            </a:ext>
                          </a:extLst>
                        </pic:spPr>
                      </pic:pic>
                    </a:graphicData>
                  </a:graphic>
                </wp:inline>
              </w:drawing>
            </w:r>
          </w:p>
          <w:p w14:paraId="3C76202C" w14:textId="6810841D" w:rsidR="00BA0478" w:rsidRDefault="00BA0478" w:rsidP="00BA0478">
            <w:pPr>
              <w:pStyle w:val="Caption"/>
              <w:jc w:val="center"/>
            </w:pPr>
            <w:bookmarkStart w:id="404" w:name="_Ref492987319"/>
            <w:r>
              <w:t xml:space="preserve">Figuur </w:t>
            </w:r>
            <w:fldSimple w:instr=" SEQ Figuur \* ARABIC ">
              <w:r w:rsidR="00261D27">
                <w:rPr>
                  <w:noProof/>
                </w:rPr>
                <w:t>21</w:t>
              </w:r>
            </w:fldSimple>
            <w:bookmarkEnd w:id="404"/>
            <w:r>
              <w:t>: de opbouw van de functie, in het geel is de naam van de functie aangegeven.</w:t>
            </w:r>
          </w:p>
        </w:tc>
      </w:tr>
    </w:tbl>
    <w:p w14:paraId="447B49E8" w14:textId="77777777" w:rsidR="003C3C95" w:rsidRDefault="003C3C95" w:rsidP="00BA0478"/>
    <w:p w14:paraId="3B1965F8" w14:textId="5BDC76E9" w:rsidR="00BA0478" w:rsidRDefault="00BA0478" w:rsidP="00BA0478">
      <w:r>
        <w:t xml:space="preserve">In </w:t>
      </w:r>
      <w:r>
        <w:fldChar w:fldCharType="begin"/>
      </w:r>
      <w:r>
        <w:instrText xml:space="preserve"> REF _Ref492987616 \h </w:instrText>
      </w:r>
      <w:r>
        <w:fldChar w:fldCharType="separate"/>
      </w:r>
      <w:r w:rsidR="00C04261">
        <w:t xml:space="preserve">Figuur </w:t>
      </w:r>
      <w:r w:rsidR="00C04261">
        <w:rPr>
          <w:noProof/>
        </w:rPr>
        <w:t>22</w:t>
      </w:r>
      <w:r>
        <w:fldChar w:fldCharType="end"/>
      </w:r>
      <w:r>
        <w:t xml:space="preserve"> is de input van </w:t>
      </w:r>
      <w:ins w:id="405" w:author="Faber, H." w:date="2017-09-26T17:22:00Z">
        <w:r w:rsidR="00BA0E41">
          <w:t>de</w:t>
        </w:r>
      </w:ins>
      <w:del w:id="406" w:author="Faber, H." w:date="2017-09-26T17:22:00Z">
        <w:r w:rsidDel="00BA0E41">
          <w:delText>een</w:delText>
        </w:r>
      </w:del>
      <w:r>
        <w:t xml:space="preserve"> functie gemarkeerd. Hier komt te staan wat we</w:t>
      </w:r>
      <w:ins w:id="407" w:author="Faber, H." w:date="2017-09-26T17:22:00Z">
        <w:r w:rsidR="00BA0E41">
          <w:t xml:space="preserve"> als argument</w:t>
        </w:r>
      </w:ins>
      <w:r>
        <w:t xml:space="preserve"> aan de functie hebben meegegeven. Eerder hebben we bijvoorbeeld de sinus bereken</w:t>
      </w:r>
      <w:ins w:id="408" w:author="Faber, H." w:date="2017-09-26T17:22:00Z">
        <w:r w:rsidR="00BA0E41">
          <w:t>d</w:t>
        </w:r>
      </w:ins>
      <w:del w:id="409" w:author="Faber, H." w:date="2017-09-26T17:22:00Z">
        <w:r w:rsidDel="00BA0E41">
          <w:delText>t</w:delText>
        </w:r>
      </w:del>
      <w:r>
        <w:t xml:space="preserve"> van een hoek van 90 graden. Dat deden we met: </w:t>
      </w:r>
      <w:proofErr w:type="spellStart"/>
      <w:r w:rsidRPr="00BA0478">
        <w:rPr>
          <w:rStyle w:val="acChar"/>
        </w:rPr>
        <w:t>sind</w:t>
      </w:r>
      <w:proofErr w:type="spellEnd"/>
      <w:r w:rsidRPr="00BA0478">
        <w:rPr>
          <w:rStyle w:val="acChar"/>
        </w:rPr>
        <w:t>(90)</w:t>
      </w:r>
      <w:r w:rsidRPr="00BA0478">
        <w:t>.</w:t>
      </w:r>
      <w:r>
        <w:t xml:space="preserve"> </w:t>
      </w:r>
      <w:r w:rsidR="00990BB5">
        <w:t>In da</w:t>
      </w:r>
      <w:r w:rsidR="003C3C95">
        <w:t>t voorbeeld is de waarde 90 de input</w:t>
      </w:r>
      <w:ins w:id="410" w:author="Faber, H." w:date="2017-09-26T17:23:00Z">
        <w:r w:rsidR="00BA0E41">
          <w:t>/argument</w:t>
        </w:r>
      </w:ins>
      <w:r w:rsidR="003C3C95">
        <w:t xml:space="preserve"> van de functie.</w:t>
      </w:r>
    </w:p>
    <w:p w14:paraId="6C5E8E45" w14:textId="77777777" w:rsidR="00990BB5" w:rsidRDefault="00990BB5" w:rsidP="00BA047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A0478" w14:paraId="22BADDB5" w14:textId="77777777" w:rsidTr="00BA0478">
        <w:tc>
          <w:tcPr>
            <w:tcW w:w="9062" w:type="dxa"/>
          </w:tcPr>
          <w:p w14:paraId="3D1496A8" w14:textId="475A519D" w:rsidR="00BA0478" w:rsidRDefault="00BA0478" w:rsidP="00BA0478"/>
          <w:p w14:paraId="48CF11F6" w14:textId="28CED1B5" w:rsidR="003C3C95" w:rsidRDefault="003C3C95" w:rsidP="00BA0478">
            <w:r>
              <w:rPr>
                <w:noProof/>
                <w:lang w:val="en-US"/>
              </w:rPr>
              <mc:AlternateContent>
                <mc:Choice Requires="wps">
                  <w:drawing>
                    <wp:anchor distT="0" distB="0" distL="114300" distR="114300" simplePos="0" relativeHeight="251664384" behindDoc="0" locked="0" layoutInCell="1" allowOverlap="1" wp14:anchorId="6166652D" wp14:editId="260B1784">
                      <wp:simplePos x="0" y="0"/>
                      <wp:positionH relativeFrom="column">
                        <wp:posOffset>4141781</wp:posOffset>
                      </wp:positionH>
                      <wp:positionV relativeFrom="paragraph">
                        <wp:posOffset>84011</wp:posOffset>
                      </wp:positionV>
                      <wp:extent cx="1267818" cy="327660"/>
                      <wp:effectExtent l="38100" t="19050" r="27940" b="15240"/>
                      <wp:wrapNone/>
                      <wp:docPr id="41" name="Lijntoelichting 1 41"/>
                      <wp:cNvGraphicFramePr/>
                      <a:graphic xmlns:a="http://schemas.openxmlformats.org/drawingml/2006/main">
                        <a:graphicData uri="http://schemas.microsoft.com/office/word/2010/wordprocessingShape">
                          <wps:wsp>
                            <wps:cNvSpPr/>
                            <wps:spPr>
                              <a:xfrm>
                                <a:off x="0" y="0"/>
                                <a:ext cx="1267818" cy="327660"/>
                              </a:xfrm>
                              <a:prstGeom prst="borderCallout1">
                                <a:avLst>
                                  <a:gd name="adj1" fmla="val 29237"/>
                                  <a:gd name="adj2" fmla="val -880"/>
                                  <a:gd name="adj3" fmla="val 17722"/>
                                  <a:gd name="adj4" fmla="val -722"/>
                                </a:avLst>
                              </a:prstGeom>
                              <a:noFill/>
                              <a:ln w="38100">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17D0154" w14:textId="77777777" w:rsidR="00A80E34" w:rsidRDefault="00A80E34" w:rsidP="00BA04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6652D" id="Lijntoelichting 1 41" o:spid="_x0000_s1029" type="#_x0000_t47" style="position:absolute;margin-left:326.1pt;margin-top:6.6pt;width:99.85pt;height:2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" adj="-156,3828,-190,6315" filled="f" strokecolor="red" strokeweight="3pt">
                      <v:textbox>
                        <w:txbxContent>
                          <w:p w14:paraId="517D0154" w14:textId="77777777" w:rsidR="00A80E34" w:rsidRDefault="00A80E34" w:rsidP="00BA0478">
                            <w:pPr>
                              <w:jc w:val="center"/>
                            </w:pPr>
                          </w:p>
                        </w:txbxContent>
                      </v:textbox>
                      <o:callout v:ext="edit" minusx="t"/>
                    </v:shape>
                  </w:pict>
                </mc:Fallback>
              </mc:AlternateContent>
            </w:r>
          </w:p>
          <w:p w14:paraId="2B57B863" w14:textId="3F4A84A0" w:rsidR="00BA0478" w:rsidRDefault="00BA0478" w:rsidP="003C3C95">
            <w:r>
              <w:rPr>
                <w:noProof/>
                <w:lang w:val="en-US"/>
              </w:rPr>
              <mc:AlternateContent>
                <mc:Choice Requires="wps">
                  <w:drawing>
                    <wp:anchor distT="0" distB="0" distL="114300" distR="114300" simplePos="0" relativeHeight="251665408" behindDoc="0" locked="0" layoutInCell="1" allowOverlap="1" wp14:anchorId="036E7F2E" wp14:editId="4080E844">
                      <wp:simplePos x="0" y="0"/>
                      <wp:positionH relativeFrom="column">
                        <wp:posOffset>4142167</wp:posOffset>
                      </wp:positionH>
                      <wp:positionV relativeFrom="paragraph">
                        <wp:posOffset>433475</wp:posOffset>
                      </wp:positionV>
                      <wp:extent cx="1268095" cy="327660"/>
                      <wp:effectExtent l="19050" t="209550" r="27305" b="15240"/>
                      <wp:wrapNone/>
                      <wp:docPr id="40" name="Lijntoelichting 1 40"/>
                      <wp:cNvGraphicFramePr/>
                      <a:graphic xmlns:a="http://schemas.openxmlformats.org/drawingml/2006/main">
                        <a:graphicData uri="http://schemas.microsoft.com/office/word/2010/wordprocessingShape">
                          <wps:wsp>
                            <wps:cNvSpPr/>
                            <wps:spPr>
                              <a:xfrm>
                                <a:off x="0" y="0"/>
                                <a:ext cx="1268095" cy="327660"/>
                              </a:xfrm>
                              <a:prstGeom prst="borderCallout1">
                                <a:avLst>
                                  <a:gd name="adj1" fmla="val 3433"/>
                                  <a:gd name="adj2" fmla="val 34588"/>
                                  <a:gd name="adj3" fmla="val -54637"/>
                                  <a:gd name="adj4" fmla="val 62887"/>
                                </a:avLst>
                              </a:prstGeom>
                              <a:noFill/>
                              <a:ln w="38100">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5D758F9" w14:textId="2C559018" w:rsidR="00A80E34" w:rsidRPr="00BA0478" w:rsidRDefault="00A80E34" w:rsidP="00BA0478">
                                  <w:pPr>
                                    <w:jc w:val="center"/>
                                    <w:rPr>
                                      <w:color w:val="000000" w:themeColor="text1"/>
                                    </w:rPr>
                                  </w:pPr>
                                  <w:r>
                                    <w:rPr>
                                      <w:color w:val="000000" w:themeColor="text1"/>
                                    </w:rPr>
                                    <w:t>Input van functie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E7F2E" id="Lijntoelichting 1 40" o:spid="_x0000_s1030" type="#_x0000_t47" style="position:absolute;margin-left:326.15pt;margin-top:34.15pt;width:99.85pt;height:2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" adj="13584,-11802,7471,742" filled="f" strokecolor="red" strokeweight="3pt">
                      <v:textbox>
                        <w:txbxContent>
                          <w:p w14:paraId="25D758F9" w14:textId="2C559018" w:rsidR="00A80E34" w:rsidRPr="00BA0478" w:rsidRDefault="00A80E34" w:rsidP="00BA0478">
                            <w:pPr>
                              <w:jc w:val="center"/>
                              <w:rPr>
                                <w:color w:val="000000" w:themeColor="text1"/>
                              </w:rPr>
                            </w:pPr>
                            <w:r>
                              <w:rPr>
                                <w:color w:val="000000" w:themeColor="text1"/>
                              </w:rPr>
                              <w:t>Input van functie</w:t>
                            </w:r>
                          </w:p>
                        </w:txbxContent>
                      </v:textbox>
                      <o:callout v:ext="edit" minusx="t"/>
                    </v:shape>
                  </w:pict>
                </mc:Fallback>
              </mc:AlternateContent>
            </w:r>
            <w:r>
              <w:rPr>
                <w:noProof/>
                <w:lang w:val="en-US"/>
              </w:rPr>
              <w:drawing>
                <wp:inline distT="0" distB="0" distL="0" distR="0" wp14:anchorId="4822B7D0" wp14:editId="417A912B">
                  <wp:extent cx="5548108" cy="1436290"/>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unctieAanmakenMbvMatlab.png"/>
                          <pic:cNvPicPr/>
                        </pic:nvPicPr>
                        <pic:blipFill rotWithShape="1">
                          <a:blip r:embed="rId48">
                            <a:extLst>
                              <a:ext uri="{28A0092B-C50C-407E-A947-70E740481C1C}">
                                <a14:useLocalDpi xmlns:a14="http://schemas.microsoft.com/office/drawing/2010/main" val="0"/>
                              </a:ext>
                            </a:extLst>
                          </a:blip>
                          <a:srcRect l="9677" t="25004" r="23165" b="20755"/>
                          <a:stretch/>
                        </pic:blipFill>
                        <pic:spPr bwMode="auto">
                          <a:xfrm>
                            <a:off x="0" y="0"/>
                            <a:ext cx="5548108" cy="1436290"/>
                          </a:xfrm>
                          <a:prstGeom prst="rect">
                            <a:avLst/>
                          </a:prstGeom>
                          <a:ln>
                            <a:noFill/>
                          </a:ln>
                          <a:extLst>
                            <a:ext uri="{53640926-AAD7-44D8-BBD7-CCE9431645EC}">
                              <a14:shadowObscured xmlns:a14="http://schemas.microsoft.com/office/drawing/2010/main"/>
                            </a:ext>
                          </a:extLst>
                        </pic:spPr>
                      </pic:pic>
                    </a:graphicData>
                  </a:graphic>
                </wp:inline>
              </w:drawing>
            </w:r>
          </w:p>
          <w:p w14:paraId="5F498687" w14:textId="78B99966" w:rsidR="00BA0478" w:rsidRDefault="00BA0478" w:rsidP="00BA0478">
            <w:pPr>
              <w:pStyle w:val="Caption"/>
              <w:jc w:val="center"/>
            </w:pPr>
            <w:bookmarkStart w:id="411" w:name="_Ref492987616"/>
            <w:r>
              <w:t xml:space="preserve">Figuur </w:t>
            </w:r>
            <w:fldSimple w:instr=" SEQ Figuur \* ARABIC ">
              <w:r w:rsidR="00261D27">
                <w:rPr>
                  <w:noProof/>
                </w:rPr>
                <w:t>22</w:t>
              </w:r>
            </w:fldSimple>
            <w:bookmarkEnd w:id="411"/>
            <w:r>
              <w:t>: de opbouw van de functie, in het rood is de input van een functie aangegeven.</w:t>
            </w:r>
          </w:p>
        </w:tc>
      </w:tr>
    </w:tbl>
    <w:p w14:paraId="7E59DD55" w14:textId="1AB8F835" w:rsidR="004409C2" w:rsidRDefault="004409C2" w:rsidP="000D1466"/>
    <w:p w14:paraId="49F5898D" w14:textId="0E8722D4" w:rsidR="003C3C95" w:rsidRDefault="003C3C95" w:rsidP="000D1466">
      <w:r>
        <w:t>Het is heel normaal dat als</w:t>
      </w:r>
      <w:r w:rsidR="00990BB5">
        <w:t xml:space="preserve"> we iets in een functie stoppen, </w:t>
      </w:r>
      <w:r>
        <w:t>we er iets uit krijgen</w:t>
      </w:r>
      <w:r w:rsidR="00990BB5">
        <w:rPr>
          <w:rStyle w:val="FootnoteReference"/>
        </w:rPr>
        <w:footnoteReference w:id="5"/>
      </w:r>
      <w:r>
        <w:t xml:space="preserve">. Daarom moeten we in deze </w:t>
      </w:r>
      <w:r>
        <w:rPr>
          <w:i/>
        </w:rPr>
        <w:t>ontleding van de opbouw van een functie</w:t>
      </w:r>
      <w:r>
        <w:t xml:space="preserve"> ook aangeven hoe de </w:t>
      </w:r>
      <w:r w:rsidRPr="00BA0E41">
        <w:rPr>
          <w:b/>
          <w:rPrChange w:id="412" w:author="Faber, H." w:date="2017-09-26T17:23:00Z">
            <w:rPr/>
          </w:rPrChange>
        </w:rPr>
        <w:t>output</w:t>
      </w:r>
      <w:r>
        <w:t xml:space="preserve"> van </w:t>
      </w:r>
      <w:ins w:id="413" w:author="Faber, H." w:date="2017-09-26T17:23:00Z">
        <w:r w:rsidR="00BA0E41">
          <w:t>de</w:t>
        </w:r>
      </w:ins>
      <w:del w:id="414" w:author="Faber, H." w:date="2017-09-26T17:23:00Z">
        <w:r w:rsidDel="00BA0E41">
          <w:delText>een</w:delText>
        </w:r>
      </w:del>
      <w:r>
        <w:t xml:space="preserve"> functie er uit ziet (zie </w:t>
      </w:r>
      <w:r>
        <w:fldChar w:fldCharType="begin"/>
      </w:r>
      <w:r>
        <w:instrText xml:space="preserve"> REF _Ref492987583 \h </w:instrText>
      </w:r>
      <w:r>
        <w:fldChar w:fldCharType="separate"/>
      </w:r>
      <w:r w:rsidR="00C04261">
        <w:t xml:space="preserve">Figuur </w:t>
      </w:r>
      <w:r w:rsidR="00C04261">
        <w:rPr>
          <w:noProof/>
        </w:rPr>
        <w:t>28</w:t>
      </w:r>
      <w:r>
        <w:fldChar w:fldCharType="end"/>
      </w:r>
      <w:r>
        <w:t>).</w:t>
      </w:r>
    </w:p>
    <w:p w14:paraId="6BAAC60E" w14:textId="1C3E729F" w:rsidR="00990BB5" w:rsidRDefault="003C3C95" w:rsidP="000D1466">
      <w:r>
        <w:t>Helemaal op het einde als de functie klaar is met uitvoeren</w:t>
      </w:r>
      <w:r w:rsidR="00990BB5">
        <w:t>,</w:t>
      </w:r>
      <w:r>
        <w:t xml:space="preserve"> wordt de waarde naar de output van een functie geschreven. Zodoende kan een gebruiker de output verder gebruiken. Bijvoorbeeld in het voorbeeld met: </w:t>
      </w:r>
      <w:proofErr w:type="spellStart"/>
      <w:r w:rsidRPr="003C3C95">
        <w:rPr>
          <w:rStyle w:val="acChar"/>
        </w:rPr>
        <w:t>sind</w:t>
      </w:r>
      <w:proofErr w:type="spellEnd"/>
      <w:r w:rsidRPr="003C3C95">
        <w:rPr>
          <w:rStyle w:val="acChar"/>
        </w:rPr>
        <w:t>(90)</w:t>
      </w:r>
      <w:r>
        <w:t xml:space="preserve"> was de output: 1. Als deze functie niets had teruggegeven dan was het aanroepen er</w:t>
      </w:r>
      <w:del w:id="415" w:author="Faber, H." w:date="2017-09-26T17:23:00Z">
        <w:r w:rsidDel="00BA0E41">
          <w:delText xml:space="preserve"> </w:delText>
        </w:r>
      </w:del>
      <w:r>
        <w:t xml:space="preserve">van ook niet nuttig geweest. De reden dat we in dit specifieke geval de waarde ‘1’ terugkrijgen van de functie </w:t>
      </w:r>
      <w:proofErr w:type="spellStart"/>
      <w:r>
        <w:t>sind</w:t>
      </w:r>
      <w:proofErr w:type="spellEnd"/>
      <w:r>
        <w:t xml:space="preserve">() is omdat aan het einde van het uitvoeren van de functie </w:t>
      </w:r>
      <w:ins w:id="416" w:author="Faber, H." w:date="2017-09-26T17:24:00Z">
        <w:r w:rsidR="00BA0E41">
          <w:t xml:space="preserve">door de makers van Matlab </w:t>
        </w:r>
      </w:ins>
      <w:r>
        <w:t xml:space="preserve">het resultaat (de waarde 1) naar de output van de functie </w:t>
      </w:r>
      <w:proofErr w:type="spellStart"/>
      <w:r>
        <w:t>sind</w:t>
      </w:r>
      <w:proofErr w:type="spellEnd"/>
      <w:r>
        <w:t>() wordt geschreven.</w:t>
      </w:r>
      <w:ins w:id="417" w:author="Faber, H." w:date="2017-09-26T17:24:00Z">
        <w:r w:rsidR="00BA0E41">
          <w:t xml:space="preserve"> </w:t>
        </w:r>
      </w:ins>
    </w:p>
    <w:p w14:paraId="4E46133A" w14:textId="77777777" w:rsidR="00990BB5" w:rsidRDefault="00990BB5">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3C95" w14:paraId="5BEBCAE4" w14:textId="77777777" w:rsidTr="00440817">
        <w:tc>
          <w:tcPr>
            <w:tcW w:w="9062" w:type="dxa"/>
          </w:tcPr>
          <w:p w14:paraId="24C847F6" w14:textId="547FC075" w:rsidR="003C3C95" w:rsidRDefault="003C3C95" w:rsidP="00440817"/>
          <w:p w14:paraId="327D6343" w14:textId="4A95E5E5" w:rsidR="003C3C95" w:rsidRDefault="003C3C95" w:rsidP="00440817">
            <w:r>
              <w:rPr>
                <w:noProof/>
                <w:lang w:val="en-US"/>
              </w:rPr>
              <mc:AlternateContent>
                <mc:Choice Requires="wps">
                  <w:drawing>
                    <wp:anchor distT="0" distB="0" distL="114300" distR="114300" simplePos="0" relativeHeight="251672576" behindDoc="0" locked="0" layoutInCell="1" allowOverlap="1" wp14:anchorId="1BCAF2C4" wp14:editId="18A22D9F">
                      <wp:simplePos x="0" y="0"/>
                      <wp:positionH relativeFrom="column">
                        <wp:posOffset>948059</wp:posOffset>
                      </wp:positionH>
                      <wp:positionV relativeFrom="paragraph">
                        <wp:posOffset>67976</wp:posOffset>
                      </wp:positionV>
                      <wp:extent cx="1739043" cy="327660"/>
                      <wp:effectExtent l="38100" t="19050" r="13970" b="15240"/>
                      <wp:wrapNone/>
                      <wp:docPr id="43" name="Lijntoelichting 1 43"/>
                      <wp:cNvGraphicFramePr/>
                      <a:graphic xmlns:a="http://schemas.openxmlformats.org/drawingml/2006/main">
                        <a:graphicData uri="http://schemas.microsoft.com/office/word/2010/wordprocessingShape">
                          <wps:wsp>
                            <wps:cNvSpPr/>
                            <wps:spPr>
                              <a:xfrm>
                                <a:off x="0" y="0"/>
                                <a:ext cx="1739043" cy="327660"/>
                              </a:xfrm>
                              <a:prstGeom prst="borderCallout1">
                                <a:avLst>
                                  <a:gd name="adj1" fmla="val 29237"/>
                                  <a:gd name="adj2" fmla="val -880"/>
                                  <a:gd name="adj3" fmla="val 17722"/>
                                  <a:gd name="adj4" fmla="val -722"/>
                                </a:avLst>
                              </a:prstGeom>
                              <a:noFill/>
                              <a:ln w="38100">
                                <a:solidFill>
                                  <a:srgbClr val="7030A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33A8FB35" w14:textId="77777777" w:rsidR="00A80E34" w:rsidRDefault="00A80E34" w:rsidP="003C3C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AF2C4" id="Lijntoelichting 1 43" o:spid="_x0000_s1031" type="#_x0000_t47" style="position:absolute;margin-left:74.65pt;margin-top:5.35pt;width:136.95pt;height:25.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" adj="-156,3828,-190,6315" filled="f" strokecolor="#7030a0" strokeweight="3pt">
                      <v:textbox>
                        <w:txbxContent>
                          <w:p w14:paraId="33A8FB35" w14:textId="77777777" w:rsidR="00A80E34" w:rsidRDefault="00A80E34" w:rsidP="003C3C95">
                            <w:pPr>
                              <w:jc w:val="center"/>
                            </w:pPr>
                          </w:p>
                        </w:txbxContent>
                      </v:textbox>
                      <o:callout v:ext="edit" minusx="t"/>
                    </v:shape>
                  </w:pict>
                </mc:Fallback>
              </mc:AlternateContent>
            </w:r>
          </w:p>
          <w:p w14:paraId="0F55D257" w14:textId="7F0DAC3F" w:rsidR="003C3C95" w:rsidRDefault="003C3C95" w:rsidP="00440817">
            <w:r>
              <w:rPr>
                <w:noProof/>
                <w:lang w:val="en-US"/>
              </w:rPr>
              <mc:AlternateContent>
                <mc:Choice Requires="wps">
                  <w:drawing>
                    <wp:anchor distT="0" distB="0" distL="114300" distR="114300" simplePos="0" relativeHeight="251670528" behindDoc="0" locked="0" layoutInCell="1" allowOverlap="1" wp14:anchorId="38A31D75" wp14:editId="5B83EF91">
                      <wp:simplePos x="0" y="0"/>
                      <wp:positionH relativeFrom="column">
                        <wp:posOffset>1168965</wp:posOffset>
                      </wp:positionH>
                      <wp:positionV relativeFrom="paragraph">
                        <wp:posOffset>933142</wp:posOffset>
                      </wp:positionV>
                      <wp:extent cx="1677335" cy="327660"/>
                      <wp:effectExtent l="19050" t="762000" r="18415" b="15240"/>
                      <wp:wrapNone/>
                      <wp:docPr id="44" name="Lijntoelichting 1 44"/>
                      <wp:cNvGraphicFramePr/>
                      <a:graphic xmlns:a="http://schemas.openxmlformats.org/drawingml/2006/main">
                        <a:graphicData uri="http://schemas.microsoft.com/office/word/2010/wordprocessingShape">
                          <wps:wsp>
                            <wps:cNvSpPr/>
                            <wps:spPr>
                              <a:xfrm>
                                <a:off x="0" y="0"/>
                                <a:ext cx="1677335" cy="327660"/>
                              </a:xfrm>
                              <a:prstGeom prst="borderCallout1">
                                <a:avLst>
                                  <a:gd name="adj1" fmla="val 3433"/>
                                  <a:gd name="adj2" fmla="val 34588"/>
                                  <a:gd name="adj3" fmla="val -224134"/>
                                  <a:gd name="adj4" fmla="val 30593"/>
                                </a:avLst>
                              </a:prstGeom>
                              <a:noFill/>
                              <a:ln w="38100">
                                <a:solidFill>
                                  <a:srgbClr val="7030A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CB06EB0" w14:textId="48FCD81F" w:rsidR="00A80E34" w:rsidRPr="00BA0478" w:rsidRDefault="00A80E34" w:rsidP="003C3C95">
                                  <w:pPr>
                                    <w:jc w:val="center"/>
                                    <w:rPr>
                                      <w:color w:val="000000" w:themeColor="text1"/>
                                    </w:rPr>
                                  </w:pPr>
                                  <w:r>
                                    <w:rPr>
                                      <w:color w:val="000000" w:themeColor="text1"/>
                                    </w:rPr>
                                    <w:t>Output(s) van de functie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31D75" id="Lijntoelichting 1 44" o:spid="_x0000_s1032" type="#_x0000_t47" style="position:absolute;margin-left:92.05pt;margin-top:73.5pt;width:132.05pt;height:25.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" adj="6608,-48413,7471,742" filled="f" strokecolor="#7030a0" strokeweight="3pt">
                      <v:textbox>
                        <w:txbxContent>
                          <w:p w14:paraId="2CB06EB0" w14:textId="48FCD81F" w:rsidR="00A80E34" w:rsidRPr="00BA0478" w:rsidRDefault="00A80E34" w:rsidP="003C3C95">
                            <w:pPr>
                              <w:jc w:val="center"/>
                              <w:rPr>
                                <w:color w:val="000000" w:themeColor="text1"/>
                              </w:rPr>
                            </w:pPr>
                            <w:r>
                              <w:rPr>
                                <w:color w:val="000000" w:themeColor="text1"/>
                              </w:rPr>
                              <w:t>Output(s) van de functie</w:t>
                            </w:r>
                          </w:p>
                        </w:txbxContent>
                      </v:textbox>
                    </v:shape>
                  </w:pict>
                </mc:Fallback>
              </mc:AlternateContent>
            </w:r>
            <w:r>
              <w:rPr>
                <w:noProof/>
                <w:lang w:val="en-US"/>
              </w:rPr>
              <w:drawing>
                <wp:inline distT="0" distB="0" distL="0" distR="0" wp14:anchorId="7FB73A4D" wp14:editId="3344919C">
                  <wp:extent cx="5548108" cy="143629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unctieAanmakenMbvMatlab.png"/>
                          <pic:cNvPicPr/>
                        </pic:nvPicPr>
                        <pic:blipFill rotWithShape="1">
                          <a:blip r:embed="rId48">
                            <a:extLst>
                              <a:ext uri="{28A0092B-C50C-407E-A947-70E740481C1C}">
                                <a14:useLocalDpi xmlns:a14="http://schemas.microsoft.com/office/drawing/2010/main" val="0"/>
                              </a:ext>
                            </a:extLst>
                          </a:blip>
                          <a:srcRect l="9677" t="25004" r="23165" b="20755"/>
                          <a:stretch/>
                        </pic:blipFill>
                        <pic:spPr bwMode="auto">
                          <a:xfrm>
                            <a:off x="0" y="0"/>
                            <a:ext cx="5548108" cy="1436290"/>
                          </a:xfrm>
                          <a:prstGeom prst="rect">
                            <a:avLst/>
                          </a:prstGeom>
                          <a:ln>
                            <a:noFill/>
                          </a:ln>
                          <a:extLst>
                            <a:ext uri="{53640926-AAD7-44D8-BBD7-CCE9431645EC}">
                              <a14:shadowObscured xmlns:a14="http://schemas.microsoft.com/office/drawing/2010/main"/>
                            </a:ext>
                          </a:extLst>
                        </pic:spPr>
                      </pic:pic>
                    </a:graphicData>
                  </a:graphic>
                </wp:inline>
              </w:drawing>
            </w:r>
          </w:p>
          <w:p w14:paraId="6A7314A4" w14:textId="4E9FA952" w:rsidR="003C3C95" w:rsidRDefault="003C3C95" w:rsidP="003C3C95">
            <w:pPr>
              <w:pStyle w:val="Caption"/>
              <w:jc w:val="center"/>
            </w:pPr>
            <w:r>
              <w:t xml:space="preserve">Figuur </w:t>
            </w:r>
            <w:fldSimple w:instr=" SEQ Figuur \* ARABIC ">
              <w:r w:rsidR="00261D27">
                <w:rPr>
                  <w:noProof/>
                </w:rPr>
                <w:t>23</w:t>
              </w:r>
            </w:fldSimple>
            <w:r>
              <w:t>: de opbouw van de functie, in het paars is de output van een functie aangegeven.</w:t>
            </w:r>
            <w:r>
              <w:rPr>
                <w:noProof/>
                <w:lang w:eastAsia="nl-NL"/>
              </w:rPr>
              <w:t xml:space="preserve"> </w:t>
            </w:r>
          </w:p>
        </w:tc>
      </w:tr>
    </w:tbl>
    <w:p w14:paraId="0EE7738F" w14:textId="77777777" w:rsidR="003C3C95" w:rsidRDefault="003C3C95" w:rsidP="003C3C95">
      <w:pPr>
        <w:pStyle w:val="aQ"/>
      </w:pPr>
    </w:p>
    <w:p w14:paraId="6048F84F" w14:textId="27509615" w:rsidR="003C3C95" w:rsidRDefault="003C3C95" w:rsidP="003C3C95">
      <w:pPr>
        <w:pStyle w:val="aQ"/>
      </w:pPr>
      <w:r>
        <w:t>Waar komt nu de code te staan die de functie moet uitvoeren?</w:t>
      </w:r>
    </w:p>
    <w:p w14:paraId="1585CC5C" w14:textId="6018FDB7" w:rsidR="003C3C95" w:rsidRDefault="003C3C95" w:rsidP="003C3C95">
      <w:r>
        <w:t xml:space="preserve">De code die </w:t>
      </w:r>
      <w:ins w:id="418" w:author="Faber, H." w:date="2017-09-26T17:24:00Z">
        <w:r w:rsidR="00BA0E41">
          <w:t>de</w:t>
        </w:r>
      </w:ins>
      <w:del w:id="419" w:author="Faber, H." w:date="2017-09-26T17:24:00Z">
        <w:r w:rsidDel="00BA0E41">
          <w:delText>een</w:delText>
        </w:r>
      </w:del>
      <w:r>
        <w:t xml:space="preserve"> functie moet uitvoeren staat in de </w:t>
      </w:r>
      <w:r>
        <w:rPr>
          <w:i/>
        </w:rPr>
        <w:t>body</w:t>
      </w:r>
      <w:r>
        <w:t xml:space="preserve"> van de functie. In </w:t>
      </w:r>
      <w:r>
        <w:fldChar w:fldCharType="begin"/>
      </w:r>
      <w:r>
        <w:instrText xml:space="preserve"> REF _Ref492988162 \h </w:instrText>
      </w:r>
      <w:r>
        <w:fldChar w:fldCharType="separate"/>
      </w:r>
      <w:r w:rsidR="00C04261">
        <w:t xml:space="preserve">Figuur </w:t>
      </w:r>
      <w:r w:rsidR="00C04261">
        <w:rPr>
          <w:noProof/>
        </w:rPr>
        <w:t>24</w:t>
      </w:r>
      <w:r>
        <w:fldChar w:fldCharType="end"/>
      </w:r>
      <w:r>
        <w:t xml:space="preserve"> is dit aangegeven. Hier komt de berekening</w:t>
      </w:r>
      <w:del w:id="420" w:author="Faber, H." w:date="2017-09-26T17:25:00Z">
        <w:r w:rsidDel="00BA0E41">
          <w:delText xml:space="preserve"> of het algoritme</w:delText>
        </w:r>
      </w:del>
      <w:r>
        <w:t xml:space="preserve"> te staan die de functie moet gaan uitvoeren. Het is niet vreemd </w:t>
      </w:r>
      <w:ins w:id="421" w:author="Faber, H." w:date="2017-09-26T17:25:00Z">
        <w:r w:rsidR="00BA0E41">
          <w:t>als</w:t>
        </w:r>
      </w:ins>
      <w:del w:id="422" w:author="Faber, H." w:date="2017-09-26T17:25:00Z">
        <w:r w:rsidDel="00BA0E41">
          <w:delText>dat</w:delText>
        </w:r>
      </w:del>
      <w:r>
        <w:t xml:space="preserve"> de body van een functie meer dan 50 regels code heeft.</w:t>
      </w:r>
    </w:p>
    <w:p w14:paraId="4BAF4938" w14:textId="77777777" w:rsidR="00990BB5" w:rsidRPr="003C3C95" w:rsidRDefault="00990BB5" w:rsidP="003C3C9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3C95" w14:paraId="75B92B96" w14:textId="77777777" w:rsidTr="00440817">
        <w:tc>
          <w:tcPr>
            <w:tcW w:w="9062" w:type="dxa"/>
          </w:tcPr>
          <w:p w14:paraId="4729BB55" w14:textId="2F0E4CDD" w:rsidR="003C3C95" w:rsidRDefault="003C3C95" w:rsidP="00440817"/>
          <w:p w14:paraId="2704996D" w14:textId="0333FAD0" w:rsidR="003C3C95" w:rsidRDefault="003C3C95" w:rsidP="00440817">
            <w:r>
              <w:rPr>
                <w:noProof/>
                <w:lang w:val="en-US"/>
              </w:rPr>
              <mc:AlternateContent>
                <mc:Choice Requires="wps">
                  <w:drawing>
                    <wp:anchor distT="0" distB="0" distL="114300" distR="114300" simplePos="0" relativeHeight="251676672" behindDoc="0" locked="0" layoutInCell="1" allowOverlap="1" wp14:anchorId="384AAD04" wp14:editId="69D3D808">
                      <wp:simplePos x="0" y="0"/>
                      <wp:positionH relativeFrom="column">
                        <wp:posOffset>2123</wp:posOffset>
                      </wp:positionH>
                      <wp:positionV relativeFrom="paragraph">
                        <wp:posOffset>171298</wp:posOffset>
                      </wp:positionV>
                      <wp:extent cx="5502910" cy="908685"/>
                      <wp:effectExtent l="38100" t="19050" r="21590" b="24765"/>
                      <wp:wrapNone/>
                      <wp:docPr id="46" name="Lijntoelichting 1 46"/>
                      <wp:cNvGraphicFramePr/>
                      <a:graphic xmlns:a="http://schemas.openxmlformats.org/drawingml/2006/main">
                        <a:graphicData uri="http://schemas.microsoft.com/office/word/2010/wordprocessingShape">
                          <wps:wsp>
                            <wps:cNvSpPr/>
                            <wps:spPr>
                              <a:xfrm>
                                <a:off x="0" y="0"/>
                                <a:ext cx="5502910" cy="908685"/>
                              </a:xfrm>
                              <a:prstGeom prst="borderCallout1">
                                <a:avLst>
                                  <a:gd name="adj1" fmla="val 29237"/>
                                  <a:gd name="adj2" fmla="val -166"/>
                                  <a:gd name="adj3" fmla="val 16487"/>
                                  <a:gd name="adj4" fmla="val -110"/>
                                </a:avLst>
                              </a:prstGeom>
                              <a:noFill/>
                              <a:ln w="38100">
                                <a:solidFill>
                                  <a:srgbClr val="0070C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669E236C" w14:textId="77777777" w:rsidR="00A80E34" w:rsidRDefault="00A80E34" w:rsidP="003C3C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AAD04" id="Lijntoelichting 1 46" o:spid="_x0000_s1033" type="#_x0000_t47" style="position:absolute;margin-left:.15pt;margin-top:13.5pt;width:433.3pt;height:71.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" adj="-24,3561,-36,6315" filled="f" strokecolor="#0070c0" strokeweight="3pt">
                      <v:textbox>
                        <w:txbxContent>
                          <w:p w14:paraId="669E236C" w14:textId="77777777" w:rsidR="00A80E34" w:rsidRDefault="00A80E34" w:rsidP="003C3C95">
                            <w:pPr>
                              <w:jc w:val="center"/>
                            </w:pPr>
                          </w:p>
                        </w:txbxContent>
                      </v:textbox>
                      <o:callout v:ext="edit" minusx="t"/>
                    </v:shape>
                  </w:pict>
                </mc:Fallback>
              </mc:AlternateContent>
            </w:r>
            <w:r>
              <w:rPr>
                <w:noProof/>
                <w:lang w:val="en-US"/>
              </w:rPr>
              <mc:AlternateContent>
                <mc:Choice Requires="wps">
                  <w:drawing>
                    <wp:anchor distT="0" distB="0" distL="114300" distR="114300" simplePos="0" relativeHeight="251678720" behindDoc="0" locked="0" layoutInCell="1" allowOverlap="1" wp14:anchorId="58069D33" wp14:editId="7C29AB7D">
                      <wp:simplePos x="0" y="0"/>
                      <wp:positionH relativeFrom="column">
                        <wp:posOffset>3513869</wp:posOffset>
                      </wp:positionH>
                      <wp:positionV relativeFrom="paragraph">
                        <wp:posOffset>1145521</wp:posOffset>
                      </wp:positionV>
                      <wp:extent cx="1957526" cy="327660"/>
                      <wp:effectExtent l="19050" t="76200" r="24130" b="15240"/>
                      <wp:wrapNone/>
                      <wp:docPr id="47" name="Lijntoelichting 1 47"/>
                      <wp:cNvGraphicFramePr/>
                      <a:graphic xmlns:a="http://schemas.openxmlformats.org/drawingml/2006/main">
                        <a:graphicData uri="http://schemas.microsoft.com/office/word/2010/wordprocessingShape">
                          <wps:wsp>
                            <wps:cNvSpPr/>
                            <wps:spPr>
                              <a:xfrm>
                                <a:off x="0" y="0"/>
                                <a:ext cx="1957526" cy="327660"/>
                              </a:xfrm>
                              <a:prstGeom prst="borderCallout1">
                                <a:avLst>
                                  <a:gd name="adj1" fmla="val -6839"/>
                                  <a:gd name="adj2" fmla="val 33250"/>
                                  <a:gd name="adj3" fmla="val -11835"/>
                                  <a:gd name="adj4" fmla="val 11526"/>
                                </a:avLst>
                              </a:prstGeom>
                              <a:noFill/>
                              <a:ln w="38100">
                                <a:solidFill>
                                  <a:srgbClr val="0070C0"/>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8230E21" w14:textId="0B661E54" w:rsidR="00A80E34" w:rsidRPr="00BA0478" w:rsidRDefault="00A80E34" w:rsidP="003C3C95">
                                  <w:pPr>
                                    <w:jc w:val="center"/>
                                    <w:rPr>
                                      <w:color w:val="000000" w:themeColor="text1"/>
                                    </w:rPr>
                                  </w:pPr>
                                  <w:r>
                                    <w:rPr>
                                      <w:color w:val="000000" w:themeColor="text1"/>
                                    </w:rPr>
                                    <w:t>De body van een functie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69D33" id="Lijntoelichting 1 47" o:spid="_x0000_s1034" type="#_x0000_t47" style="position:absolute;margin-left:276.7pt;margin-top:90.2pt;width:154.15pt;height:25.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" adj="2490,-2556,7182,-1477" filled="f" strokecolor="#0070c0" strokeweight="3pt">
                      <v:textbox>
                        <w:txbxContent>
                          <w:p w14:paraId="18230E21" w14:textId="0B661E54" w:rsidR="00A80E34" w:rsidRPr="00BA0478" w:rsidRDefault="00A80E34" w:rsidP="003C3C95">
                            <w:pPr>
                              <w:jc w:val="center"/>
                              <w:rPr>
                                <w:color w:val="000000" w:themeColor="text1"/>
                              </w:rPr>
                            </w:pPr>
                            <w:r>
                              <w:rPr>
                                <w:color w:val="000000" w:themeColor="text1"/>
                              </w:rPr>
                              <w:t>De body van een functie</w:t>
                            </w:r>
                          </w:p>
                        </w:txbxContent>
                      </v:textbox>
                    </v:shape>
                  </w:pict>
                </mc:Fallback>
              </mc:AlternateContent>
            </w:r>
            <w:r>
              <w:rPr>
                <w:noProof/>
                <w:lang w:val="en-US"/>
              </w:rPr>
              <w:drawing>
                <wp:inline distT="0" distB="0" distL="0" distR="0" wp14:anchorId="784BDD1F" wp14:editId="116ED3DE">
                  <wp:extent cx="5548108" cy="1436290"/>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unctieAanmakenMbvMatlab.png"/>
                          <pic:cNvPicPr/>
                        </pic:nvPicPr>
                        <pic:blipFill rotWithShape="1">
                          <a:blip r:embed="rId48">
                            <a:extLst>
                              <a:ext uri="{28A0092B-C50C-407E-A947-70E740481C1C}">
                                <a14:useLocalDpi xmlns:a14="http://schemas.microsoft.com/office/drawing/2010/main" val="0"/>
                              </a:ext>
                            </a:extLst>
                          </a:blip>
                          <a:srcRect l="9677" t="25004" r="23165" b="20755"/>
                          <a:stretch/>
                        </pic:blipFill>
                        <pic:spPr bwMode="auto">
                          <a:xfrm>
                            <a:off x="0" y="0"/>
                            <a:ext cx="5548108" cy="1436290"/>
                          </a:xfrm>
                          <a:prstGeom prst="rect">
                            <a:avLst/>
                          </a:prstGeom>
                          <a:ln>
                            <a:noFill/>
                          </a:ln>
                          <a:extLst>
                            <a:ext uri="{53640926-AAD7-44D8-BBD7-CCE9431645EC}">
                              <a14:shadowObscured xmlns:a14="http://schemas.microsoft.com/office/drawing/2010/main"/>
                            </a:ext>
                          </a:extLst>
                        </pic:spPr>
                      </pic:pic>
                    </a:graphicData>
                  </a:graphic>
                </wp:inline>
              </w:drawing>
            </w:r>
          </w:p>
          <w:p w14:paraId="67A620A1" w14:textId="77777777" w:rsidR="003C3C95" w:rsidRDefault="003C3C95" w:rsidP="00440817">
            <w:pPr>
              <w:pStyle w:val="Caption"/>
              <w:jc w:val="center"/>
            </w:pPr>
          </w:p>
          <w:p w14:paraId="767EB380" w14:textId="1C44386C" w:rsidR="003C3C95" w:rsidRDefault="003C3C95" w:rsidP="003C3C95">
            <w:pPr>
              <w:pStyle w:val="Caption"/>
              <w:jc w:val="center"/>
            </w:pPr>
            <w:bookmarkStart w:id="423" w:name="_Ref492988162"/>
            <w:r>
              <w:t xml:space="preserve">Figuur </w:t>
            </w:r>
            <w:fldSimple w:instr=" SEQ Figuur \* ARABIC ">
              <w:r w:rsidR="00261D27">
                <w:rPr>
                  <w:noProof/>
                </w:rPr>
                <w:t>24</w:t>
              </w:r>
            </w:fldSimple>
            <w:bookmarkEnd w:id="423"/>
            <w:r>
              <w:t>: de opbouw van de functie, in het blauw is de body van een functie aangegeven.</w:t>
            </w:r>
            <w:r>
              <w:rPr>
                <w:noProof/>
                <w:lang w:eastAsia="nl-NL"/>
              </w:rPr>
              <w:t xml:space="preserve"> </w:t>
            </w:r>
          </w:p>
        </w:tc>
      </w:tr>
    </w:tbl>
    <w:p w14:paraId="5BC9FD85" w14:textId="4C23D8E0" w:rsidR="003C3C95" w:rsidRDefault="003C3C95" w:rsidP="003C3C95">
      <w:pPr>
        <w:pStyle w:val="aQ"/>
      </w:pPr>
    </w:p>
    <w:p w14:paraId="1727EA45" w14:textId="61E29DC6" w:rsidR="00910D7A" w:rsidRDefault="00440817" w:rsidP="003C3C95">
      <w:pPr>
        <w:pStyle w:val="aQ"/>
        <w:rPr>
          <w:i w:val="0"/>
        </w:rPr>
      </w:pPr>
      <w:r>
        <w:rPr>
          <w:i w:val="0"/>
        </w:rPr>
        <w:t>Tot nu toe zijn de voorgaande voorbeelden slechts bedoeld om de opbouw van een functie aan te duiden en uit te leggen. Nu gaan we</w:t>
      </w:r>
      <w:r w:rsidR="00990BB5">
        <w:rPr>
          <w:i w:val="0"/>
        </w:rPr>
        <w:t xml:space="preserve"> zelf een functie bouwen</w:t>
      </w:r>
      <w:r>
        <w:rPr>
          <w:i w:val="0"/>
        </w:rPr>
        <w:t>.</w:t>
      </w:r>
      <w:r w:rsidR="00910D7A">
        <w:rPr>
          <w:i w:val="0"/>
        </w:rPr>
        <w:t xml:space="preserve"> </w:t>
      </w:r>
      <w:r w:rsidR="00990BB5">
        <w:rPr>
          <w:i w:val="0"/>
        </w:rPr>
        <w:t xml:space="preserve">Het is een eenvoudig voorbeeld. </w:t>
      </w:r>
      <w:r w:rsidR="00910D7A">
        <w:rPr>
          <w:i w:val="0"/>
        </w:rPr>
        <w:t>We gaan de voorgaande code ombouwen zodat de functie de volgende acties uitvoert:</w:t>
      </w:r>
    </w:p>
    <w:p w14:paraId="35D81037" w14:textId="39CA376A" w:rsidR="00910D7A" w:rsidRDefault="00910D7A" w:rsidP="00910D7A">
      <w:pPr>
        <w:pStyle w:val="aQ"/>
      </w:pPr>
      <w:r>
        <w:t xml:space="preserve">Stel we willen de vierde macht van een getal </w:t>
      </w:r>
      <w:commentRangeStart w:id="424"/>
      <w:r>
        <w:t>bereken</w:t>
      </w:r>
      <w:ins w:id="425" w:author="Faber, H." w:date="2017-09-26T17:26:00Z">
        <w:r w:rsidR="00BA0E41">
          <w:t>en</w:t>
        </w:r>
      </w:ins>
      <w:commentRangeEnd w:id="424"/>
      <w:ins w:id="426" w:author="Faber, H." w:date="2017-09-26T17:28:00Z">
        <w:r w:rsidR="00BA0E41">
          <w:rPr>
            <w:rStyle w:val="CommentReference"/>
            <w:i w:val="0"/>
          </w:rPr>
          <w:commentReference w:id="424"/>
        </w:r>
      </w:ins>
      <w:r>
        <w:t xml:space="preserve"> en daar de waarde 2 bij optellen. </w:t>
      </w:r>
    </w:p>
    <w:p w14:paraId="1CA184D0" w14:textId="77777777" w:rsidR="00910D7A" w:rsidRDefault="00910D7A" w:rsidP="003C3C95">
      <w:pPr>
        <w:pStyle w:val="aQ"/>
        <w:rPr>
          <w:i w:val="0"/>
        </w:rPr>
      </w:pPr>
    </w:p>
    <w:p w14:paraId="74B10BD5" w14:textId="3689CA7F" w:rsidR="00910D7A" w:rsidRDefault="00910D7A" w:rsidP="00910D7A">
      <w:pPr>
        <w:pStyle w:val="aA"/>
      </w:pPr>
      <w:r>
        <w:t xml:space="preserve">Pas de functie aan zodat </w:t>
      </w:r>
      <w:ins w:id="427" w:author="Faber, H." w:date="2017-09-26T17:26:00Z">
        <w:r w:rsidR="00BA0E41">
          <w:t>hij</w:t>
        </w:r>
      </w:ins>
      <w:del w:id="428" w:author="Faber, H." w:date="2017-09-26T17:26:00Z">
        <w:r w:rsidDel="00BA0E41">
          <w:delText>het</w:delText>
        </w:r>
      </w:del>
      <w:r>
        <w:t xml:space="preserve"> overeenstemt met </w:t>
      </w:r>
      <w:r>
        <w:fldChar w:fldCharType="begin"/>
      </w:r>
      <w:r>
        <w:instrText xml:space="preserve"> REF _Ref492988517 \h </w:instrText>
      </w:r>
      <w:r>
        <w:fldChar w:fldCharType="separate"/>
      </w:r>
      <w:r w:rsidR="00C04261">
        <w:t xml:space="preserve">Figuur </w:t>
      </w:r>
      <w:r w:rsidR="00C04261">
        <w:rPr>
          <w:noProof/>
        </w:rPr>
        <w:t>25</w:t>
      </w:r>
      <w:r>
        <w:fldChar w:fldCharType="end"/>
      </w:r>
      <w:r>
        <w:t>:</w:t>
      </w:r>
    </w:p>
    <w:p w14:paraId="4DCBAB2A" w14:textId="19725C3A" w:rsidR="00990BB5" w:rsidRDefault="00990BB5">
      <w:pPr>
        <w:rPr>
          <w:b/>
        </w:rPr>
      </w:pPr>
      <w:r>
        <w:br w:type="page"/>
      </w:r>
    </w:p>
    <w:p w14:paraId="2494EE31" w14:textId="77777777" w:rsidR="00910D7A" w:rsidRDefault="00910D7A" w:rsidP="00910D7A">
      <w:pPr>
        <w:pStyle w:val="aA"/>
        <w:keepNext/>
      </w:pPr>
      <w:r w:rsidRPr="00910D7A">
        <w:rPr>
          <w:noProof/>
          <w:lang w:val="en-US"/>
        </w:rPr>
        <w:lastRenderedPageBreak/>
        <w:drawing>
          <wp:inline distT="0" distB="0" distL="0" distR="0" wp14:anchorId="7B28A6B7" wp14:editId="6DB46997">
            <wp:extent cx="5543550" cy="971133"/>
            <wp:effectExtent l="0" t="0" r="0" b="635"/>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21869" cy="984853"/>
                    </a:xfrm>
                    <a:prstGeom prst="rect">
                      <a:avLst/>
                    </a:prstGeom>
                  </pic:spPr>
                </pic:pic>
              </a:graphicData>
            </a:graphic>
          </wp:inline>
        </w:drawing>
      </w:r>
    </w:p>
    <w:p w14:paraId="73582E22" w14:textId="275F3FD2" w:rsidR="00910D7A" w:rsidRPr="003C3C95" w:rsidRDefault="00910D7A" w:rsidP="00910D7A">
      <w:pPr>
        <w:pStyle w:val="Caption"/>
        <w:jc w:val="center"/>
        <w:rPr>
          <w:i w:val="0"/>
        </w:rPr>
      </w:pPr>
      <w:bookmarkStart w:id="429" w:name="_Ref492988517"/>
      <w:r>
        <w:t xml:space="preserve">Figuur </w:t>
      </w:r>
      <w:fldSimple w:instr=" SEQ Figuur \* ARABIC ">
        <w:r w:rsidR="00261D27">
          <w:rPr>
            <w:noProof/>
          </w:rPr>
          <w:t>25</w:t>
        </w:r>
      </w:fldSimple>
      <w:bookmarkEnd w:id="429"/>
      <w:r>
        <w:t>: we hebben de aangemaakte functie aangepast.</w:t>
      </w:r>
    </w:p>
    <w:p w14:paraId="244B9507" w14:textId="572B0D85" w:rsidR="00910D7A" w:rsidRDefault="00910D7A" w:rsidP="000D1466">
      <w:r>
        <w:t xml:space="preserve">Merk op dat we de </w:t>
      </w:r>
      <w:r w:rsidRPr="00990BB5">
        <w:rPr>
          <w:i/>
        </w:rPr>
        <w:t>input</w:t>
      </w:r>
      <w:r>
        <w:t xml:space="preserve">, </w:t>
      </w:r>
      <w:r w:rsidRPr="00990BB5">
        <w:rPr>
          <w:i/>
        </w:rPr>
        <w:t>naam</w:t>
      </w:r>
      <w:r>
        <w:t xml:space="preserve"> van de functie en de </w:t>
      </w:r>
      <w:r w:rsidRPr="00990BB5">
        <w:rPr>
          <w:i/>
        </w:rPr>
        <w:t>output</w:t>
      </w:r>
      <w:r>
        <w:t xml:space="preserve"> van de functie hebben aangepast. De code is nu al een stuk leesbaarder dan voorheen.</w:t>
      </w:r>
    </w:p>
    <w:tbl>
      <w:tblPr>
        <w:tblStyle w:val="TableGrid"/>
        <w:tblW w:w="0" w:type="auto"/>
        <w:shd w:val="clear" w:color="auto" w:fill="FF0000"/>
        <w:tblLook w:val="04A0" w:firstRow="1" w:lastRow="0" w:firstColumn="1" w:lastColumn="0" w:noHBand="0" w:noVBand="1"/>
      </w:tblPr>
      <w:tblGrid>
        <w:gridCol w:w="9062"/>
      </w:tblGrid>
      <w:tr w:rsidR="00910D7A" w14:paraId="012AA5C4" w14:textId="77777777" w:rsidTr="00910D7A">
        <w:tc>
          <w:tcPr>
            <w:tcW w:w="9062" w:type="dxa"/>
            <w:shd w:val="clear" w:color="auto" w:fill="FF0000"/>
          </w:tcPr>
          <w:p w14:paraId="01E686E8" w14:textId="77777777" w:rsidR="00910D7A" w:rsidRDefault="00910D7A" w:rsidP="000D1466"/>
          <w:p w14:paraId="03D21B1F" w14:textId="797273C0" w:rsidR="00910D7A" w:rsidRPr="00910D7A" w:rsidRDefault="00910D7A" w:rsidP="000D1466">
            <w:pPr>
              <w:rPr>
                <w:b/>
                <w:color w:val="FFFFFF" w:themeColor="background1"/>
                <w:sz w:val="24"/>
              </w:rPr>
            </w:pPr>
            <w:r w:rsidRPr="00910D7A">
              <w:rPr>
                <w:b/>
                <w:color w:val="FFFFFF" w:themeColor="background1"/>
                <w:sz w:val="24"/>
              </w:rPr>
              <w:t xml:space="preserve">We hebben nog een andere belangrijke stap uitgevoerd die niet is te zien. Namelijk we hebben het script opgeslagen onder de exacte naam: </w:t>
            </w:r>
            <w:proofErr w:type="spellStart"/>
            <w:r w:rsidRPr="00910D7A">
              <w:rPr>
                <w:b/>
                <w:color w:val="FFFFFF" w:themeColor="background1"/>
                <w:sz w:val="24"/>
              </w:rPr>
              <w:t>vierdemachtplustwee.m</w:t>
            </w:r>
            <w:proofErr w:type="spellEnd"/>
          </w:p>
          <w:p w14:paraId="470AB766" w14:textId="77777777" w:rsidR="00910D7A" w:rsidRDefault="00910D7A" w:rsidP="000D1466"/>
        </w:tc>
      </w:tr>
    </w:tbl>
    <w:p w14:paraId="5EEA2219" w14:textId="77777777" w:rsidR="00910D7A" w:rsidRDefault="00910D7A" w:rsidP="000D1466"/>
    <w:p w14:paraId="2360A119" w14:textId="3C1C45F9" w:rsidR="00910D7A" w:rsidRDefault="00910D7A" w:rsidP="00910D7A">
      <w:pPr>
        <w:pStyle w:val="aQ"/>
      </w:pPr>
      <w:r>
        <w:t>Zie je waar de naam van het script mee overeenstemt?</w:t>
      </w:r>
    </w:p>
    <w:p w14:paraId="2AE7DC4D" w14:textId="77777777" w:rsidR="00990BB5" w:rsidRDefault="00990BB5" w:rsidP="00990BB5"/>
    <w:tbl>
      <w:tblPr>
        <w:tblStyle w:val="TableGrid"/>
        <w:tblW w:w="0" w:type="auto"/>
        <w:shd w:val="clear" w:color="auto" w:fill="FF0000"/>
        <w:tblLook w:val="04A0" w:firstRow="1" w:lastRow="0" w:firstColumn="1" w:lastColumn="0" w:noHBand="0" w:noVBand="1"/>
      </w:tblPr>
      <w:tblGrid>
        <w:gridCol w:w="9062"/>
      </w:tblGrid>
      <w:tr w:rsidR="00990BB5" w14:paraId="36B19379" w14:textId="77777777" w:rsidTr="00990BB5">
        <w:tc>
          <w:tcPr>
            <w:tcW w:w="9062" w:type="dxa"/>
            <w:shd w:val="clear" w:color="auto" w:fill="FF0000"/>
          </w:tcPr>
          <w:p w14:paraId="1BFB2F98" w14:textId="77777777" w:rsidR="00990BB5" w:rsidRDefault="00990BB5" w:rsidP="00990BB5"/>
          <w:p w14:paraId="1EB9F683" w14:textId="77777777" w:rsidR="00990BB5" w:rsidRPr="00990BB5" w:rsidRDefault="00990BB5" w:rsidP="00990BB5">
            <w:pPr>
              <w:pStyle w:val="aQ"/>
              <w:rPr>
                <w:b/>
                <w:i w:val="0"/>
                <w:color w:val="FFFFFF" w:themeColor="background1"/>
                <w:sz w:val="24"/>
                <w:u w:val="single"/>
              </w:rPr>
            </w:pPr>
            <w:r w:rsidRPr="00990BB5">
              <w:rPr>
                <w:b/>
                <w:i w:val="0"/>
                <w:color w:val="FFFFFF" w:themeColor="background1"/>
                <w:sz w:val="24"/>
              </w:rPr>
              <w:t>Vanaf dit punt noemen we een script met alleen een functie erin een</w:t>
            </w:r>
            <w:r w:rsidRPr="00990BB5">
              <w:rPr>
                <w:b/>
                <w:i w:val="0"/>
                <w:color w:val="FFFFFF" w:themeColor="background1"/>
                <w:sz w:val="28"/>
              </w:rPr>
              <w:t xml:space="preserve">: </w:t>
            </w:r>
            <w:proofErr w:type="spellStart"/>
            <w:r w:rsidRPr="00990BB5">
              <w:rPr>
                <w:b/>
                <w:i w:val="0"/>
                <w:color w:val="FFFFFF" w:themeColor="background1"/>
                <w:sz w:val="32"/>
                <w:u w:val="single"/>
              </w:rPr>
              <w:t>function</w:t>
            </w:r>
            <w:proofErr w:type="spellEnd"/>
            <w:r w:rsidRPr="00990BB5">
              <w:rPr>
                <w:b/>
                <w:i w:val="0"/>
                <w:color w:val="FFFFFF" w:themeColor="background1"/>
                <w:sz w:val="32"/>
                <w:u w:val="single"/>
              </w:rPr>
              <w:t xml:space="preserve"> file.</w:t>
            </w:r>
          </w:p>
          <w:p w14:paraId="39FCEA34" w14:textId="77777777" w:rsidR="00990BB5" w:rsidRDefault="00990BB5" w:rsidP="00990BB5"/>
        </w:tc>
      </w:tr>
    </w:tbl>
    <w:p w14:paraId="2D0AAA4C" w14:textId="77777777" w:rsidR="00990BB5" w:rsidRDefault="00990BB5" w:rsidP="00910D7A">
      <w:pPr>
        <w:pStyle w:val="aQ"/>
      </w:pPr>
    </w:p>
    <w:p w14:paraId="192E918C" w14:textId="5AB06322" w:rsidR="00910D7A" w:rsidRDefault="00910D7A" w:rsidP="00910D7A">
      <w:pPr>
        <w:pStyle w:val="aQ"/>
        <w:rPr>
          <w:i w:val="0"/>
        </w:rPr>
      </w:pPr>
      <w:r>
        <w:rPr>
          <w:i w:val="0"/>
        </w:rPr>
        <w:t xml:space="preserve">Het is in Matlab belangrijk dat </w:t>
      </w:r>
      <w:ins w:id="430" w:author="Faber, H." w:date="2017-09-26T17:26:00Z">
        <w:r w:rsidR="00BA0E41">
          <w:rPr>
            <w:i w:val="0"/>
          </w:rPr>
          <w:t>het</w:t>
        </w:r>
      </w:ins>
      <w:del w:id="431" w:author="Faber, H." w:date="2017-09-26T17:26:00Z">
        <w:r w:rsidDel="00BA0E41">
          <w:rPr>
            <w:i w:val="0"/>
          </w:rPr>
          <w:delText>de</w:delText>
        </w:r>
      </w:del>
      <w:r>
        <w:rPr>
          <w:i w:val="0"/>
        </w:rPr>
        <w:t xml:space="preserve"> </w:t>
      </w:r>
      <w:proofErr w:type="spellStart"/>
      <w:r>
        <w:rPr>
          <w:i w:val="0"/>
        </w:rPr>
        <w:t>function</w:t>
      </w:r>
      <w:proofErr w:type="spellEnd"/>
      <w:r>
        <w:rPr>
          <w:i w:val="0"/>
        </w:rPr>
        <w:t xml:space="preserve"> file dezelfde naam heeft als de functie die in dat bestand staat. Dus als je een functie: </w:t>
      </w:r>
      <w:proofErr w:type="spellStart"/>
      <w:r>
        <w:rPr>
          <w:i w:val="0"/>
        </w:rPr>
        <w:t>hottentottententoonstelling</w:t>
      </w:r>
      <w:proofErr w:type="spellEnd"/>
      <w:r>
        <w:rPr>
          <w:i w:val="0"/>
        </w:rPr>
        <w:t xml:space="preserve"> hebt moet die functie zijn opgeslagen in een bestand met de naam: </w:t>
      </w:r>
      <w:proofErr w:type="spellStart"/>
      <w:r>
        <w:rPr>
          <w:i w:val="0"/>
        </w:rPr>
        <w:t>hottentottententoonstelling.m</w:t>
      </w:r>
      <w:proofErr w:type="spellEnd"/>
      <w:ins w:id="432" w:author="Faber, H." w:date="2017-09-26T17:27:00Z">
        <w:r w:rsidR="00BA0E41">
          <w:rPr>
            <w:i w:val="0"/>
          </w:rPr>
          <w:t>. Als je tegen deze regel zondigt, kunnen er later allerlei onbegrijpelijke dingen gebeuren: niet doen dus!</w:t>
        </w:r>
      </w:ins>
    </w:p>
    <w:p w14:paraId="103E00A5" w14:textId="531B8CA6" w:rsidR="00910D7A" w:rsidRDefault="00432F65" w:rsidP="00910D7A">
      <w:pPr>
        <w:pStyle w:val="aQ"/>
        <w:rPr>
          <w:i w:val="0"/>
        </w:rPr>
      </w:pPr>
      <w:r>
        <w:rPr>
          <w:i w:val="0"/>
        </w:rPr>
        <w:t xml:space="preserve">Het is de bedoeling dat bij het uitvoeren van de functie </w:t>
      </w:r>
      <w:proofErr w:type="spellStart"/>
      <w:r>
        <w:t>vierdemachtplustwee</w:t>
      </w:r>
      <w:proofErr w:type="spellEnd"/>
      <w:r>
        <w:rPr>
          <w:i w:val="0"/>
        </w:rPr>
        <w:t xml:space="preserve"> de input </w:t>
      </w:r>
      <w:r>
        <w:t>getal</w:t>
      </w:r>
      <w:r>
        <w:rPr>
          <w:i w:val="0"/>
        </w:rPr>
        <w:t xml:space="preserve"> tot de vierde</w:t>
      </w:r>
      <w:ins w:id="433" w:author="Faber, H." w:date="2017-09-26T17:27:00Z">
        <w:r w:rsidR="00BA0E41">
          <w:rPr>
            <w:i w:val="0"/>
          </w:rPr>
          <w:t xml:space="preserve"> </w:t>
        </w:r>
      </w:ins>
      <w:r>
        <w:rPr>
          <w:i w:val="0"/>
        </w:rPr>
        <w:t xml:space="preserve">macht wordt </w:t>
      </w:r>
      <w:ins w:id="434" w:author="Faber, H." w:date="2017-09-26T17:28:00Z">
        <w:r w:rsidR="00BA0E41">
          <w:rPr>
            <w:i w:val="0"/>
          </w:rPr>
          <w:t>verheven</w:t>
        </w:r>
      </w:ins>
      <w:del w:id="435" w:author="Faber, H." w:date="2017-09-26T17:28:00Z">
        <w:r w:rsidDel="00BA0E41">
          <w:rPr>
            <w:i w:val="0"/>
          </w:rPr>
          <w:delText>berekend</w:delText>
        </w:r>
      </w:del>
      <w:r>
        <w:rPr>
          <w:i w:val="0"/>
        </w:rPr>
        <w:t xml:space="preserve"> en dat er daarna twee bij wordt opgeteld. We vullen dan de functie als volgt aan:</w:t>
      </w:r>
    </w:p>
    <w:p w14:paraId="7EAD4273" w14:textId="65830F2E" w:rsidR="00432F65" w:rsidRPr="00432F65" w:rsidRDefault="00432F65" w:rsidP="00910D7A">
      <w:pPr>
        <w:pStyle w:val="aQ"/>
        <w:rPr>
          <w:i w:val="0"/>
        </w:rPr>
      </w:pPr>
      <w:r w:rsidRPr="00432F65">
        <w:rPr>
          <w:i w:val="0"/>
          <w:noProof/>
          <w:lang w:val="en-US"/>
        </w:rPr>
        <w:drawing>
          <wp:inline distT="0" distB="0" distL="0" distR="0" wp14:anchorId="6FEA4EEB" wp14:editId="1D01AE80">
            <wp:extent cx="5763416" cy="1009650"/>
            <wp:effectExtent l="0" t="0" r="889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88484" cy="1014041"/>
                    </a:xfrm>
                    <a:prstGeom prst="rect">
                      <a:avLst/>
                    </a:prstGeom>
                  </pic:spPr>
                </pic:pic>
              </a:graphicData>
            </a:graphic>
          </wp:inline>
        </w:drawing>
      </w:r>
    </w:p>
    <w:p w14:paraId="6BE96FB5" w14:textId="218EB3E1" w:rsidR="00432F65" w:rsidRPr="003C3C95" w:rsidRDefault="00432F65" w:rsidP="00432F65">
      <w:pPr>
        <w:pStyle w:val="Caption"/>
        <w:jc w:val="center"/>
        <w:rPr>
          <w:i w:val="0"/>
        </w:rPr>
      </w:pPr>
      <w:r>
        <w:t xml:space="preserve">Figuur </w:t>
      </w:r>
      <w:fldSimple w:instr=" SEQ Figuur \* ARABIC ">
        <w:r w:rsidR="00261D27">
          <w:rPr>
            <w:noProof/>
          </w:rPr>
          <w:t>26</w:t>
        </w:r>
      </w:fldSimple>
      <w:r>
        <w:t>: we hebben de aangemaakte functie verder aangevuld</w:t>
      </w:r>
    </w:p>
    <w:p w14:paraId="35AB797B" w14:textId="3D70ED9D" w:rsidR="00910D7A" w:rsidRDefault="00432F65" w:rsidP="00910D7A">
      <w:pPr>
        <w:pStyle w:val="aQ"/>
        <w:rPr>
          <w:i w:val="0"/>
        </w:rPr>
      </w:pPr>
      <w:r>
        <w:rPr>
          <w:i w:val="0"/>
        </w:rPr>
        <w:t xml:space="preserve">Je ziet dat we een extra variabele hebben aangemaakt genaamd </w:t>
      </w:r>
      <w:proofErr w:type="spellStart"/>
      <w:r>
        <w:t>tussenRes</w:t>
      </w:r>
      <w:proofErr w:type="spellEnd"/>
      <w:r>
        <w:rPr>
          <w:i w:val="0"/>
        </w:rPr>
        <w:t>. In die variabele wordt een tussen</w:t>
      </w:r>
      <w:del w:id="436" w:author="Faber, H." w:date="2017-10-02T13:06:00Z">
        <w:r w:rsidDel="00EC2C4C">
          <w:rPr>
            <w:i w:val="0"/>
          </w:rPr>
          <w:delText xml:space="preserve"> </w:delText>
        </w:r>
      </w:del>
      <w:r>
        <w:rPr>
          <w:i w:val="0"/>
        </w:rPr>
        <w:t>resultaat opgeslagen. In de tweede regel code tellen we</w:t>
      </w:r>
      <w:r w:rsidR="00810317">
        <w:rPr>
          <w:i w:val="0"/>
        </w:rPr>
        <w:t xml:space="preserve"> de waarde</w:t>
      </w:r>
      <w:r>
        <w:rPr>
          <w:i w:val="0"/>
        </w:rPr>
        <w:t xml:space="preserve"> twee </w:t>
      </w:r>
      <w:r w:rsidR="00810317">
        <w:rPr>
          <w:i w:val="0"/>
        </w:rPr>
        <w:t>op bij het tussen</w:t>
      </w:r>
      <w:del w:id="437" w:author="Faber, H." w:date="2017-10-02T13:06:00Z">
        <w:r w:rsidR="00810317" w:rsidDel="00EC2C4C">
          <w:rPr>
            <w:i w:val="0"/>
          </w:rPr>
          <w:delText xml:space="preserve"> </w:delText>
        </w:r>
      </w:del>
      <w:r w:rsidR="00810317">
        <w:rPr>
          <w:i w:val="0"/>
        </w:rPr>
        <w:t>resultaat.</w:t>
      </w:r>
    </w:p>
    <w:p w14:paraId="76871BB6" w14:textId="618BC828" w:rsidR="00810317" w:rsidRDefault="00810317" w:rsidP="00910D7A">
      <w:pPr>
        <w:pStyle w:val="aQ"/>
        <w:rPr>
          <w:i w:val="0"/>
        </w:rPr>
      </w:pPr>
      <w:r>
        <w:rPr>
          <w:i w:val="0"/>
        </w:rPr>
        <w:t>In de laatste regel slaan we het tussen</w:t>
      </w:r>
      <w:del w:id="438" w:author="Faber, H." w:date="2017-10-02T13:06:00Z">
        <w:r w:rsidDel="00EC2C4C">
          <w:rPr>
            <w:i w:val="0"/>
          </w:rPr>
          <w:delText xml:space="preserve"> </w:delText>
        </w:r>
      </w:del>
      <w:r>
        <w:rPr>
          <w:i w:val="0"/>
        </w:rPr>
        <w:t xml:space="preserve">resultaat plus twee op in de variabele resultaat. Dit is alles. Waarom </w:t>
      </w:r>
      <w:ins w:id="439" w:author="Faber, H." w:date="2017-10-02T13:07:00Z">
        <w:r w:rsidR="00EC2C4C">
          <w:rPr>
            <w:i w:val="0"/>
          </w:rPr>
          <w:t>doen we dit?</w:t>
        </w:r>
      </w:ins>
      <w:del w:id="440" w:author="Faber, H." w:date="2017-10-02T13:07:00Z">
        <w:r w:rsidDel="00EC2C4C">
          <w:rPr>
            <w:i w:val="0"/>
          </w:rPr>
          <w:delText xml:space="preserve">slaan we het resultaat van de bewerking in de variabele </w:delText>
        </w:r>
        <w:r w:rsidDel="00EC2C4C">
          <w:delText>resultaat</w:delText>
        </w:r>
        <w:r w:rsidDel="00EC2C4C">
          <w:rPr>
            <w:i w:val="0"/>
          </w:rPr>
          <w:delText>?</w:delText>
        </w:r>
      </w:del>
      <w:r>
        <w:rPr>
          <w:i w:val="0"/>
        </w:rPr>
        <w:t xml:space="preserve"> De output van de functie is gedefinieerd als </w:t>
      </w:r>
      <w:r>
        <w:t>resultaat</w:t>
      </w:r>
      <w:r>
        <w:rPr>
          <w:i w:val="0"/>
        </w:rPr>
        <w:t xml:space="preserve">. Zodra we schrijven naar een variabele, binnen de functie, met exact die naam, </w:t>
      </w:r>
      <w:commentRangeStart w:id="441"/>
      <w:r>
        <w:rPr>
          <w:i w:val="0"/>
        </w:rPr>
        <w:t>schrijven</w:t>
      </w:r>
      <w:commentRangeEnd w:id="441"/>
      <w:r w:rsidR="00EC2C4C">
        <w:rPr>
          <w:rStyle w:val="CommentReference"/>
          <w:i w:val="0"/>
        </w:rPr>
        <w:commentReference w:id="441"/>
      </w:r>
      <w:r>
        <w:rPr>
          <w:i w:val="0"/>
        </w:rPr>
        <w:t xml:space="preserve"> we direct naar de output van een functie.</w:t>
      </w:r>
    </w:p>
    <w:p w14:paraId="1DF43238" w14:textId="281E19A5" w:rsidR="00810317" w:rsidRDefault="00810317" w:rsidP="00910D7A">
      <w:pPr>
        <w:pStyle w:val="aQ"/>
        <w:rPr>
          <w:i w:val="0"/>
        </w:rPr>
      </w:pPr>
      <w:r>
        <w:rPr>
          <w:i w:val="0"/>
        </w:rPr>
        <w:t>Nu kunnen we onze zelfgeschreven functie testen:</w:t>
      </w:r>
    </w:p>
    <w:p w14:paraId="07434197" w14:textId="77777777" w:rsidR="00810317" w:rsidRDefault="00810317" w:rsidP="00810317">
      <w:pPr>
        <w:pStyle w:val="aQ"/>
        <w:keepNext/>
        <w:jc w:val="center"/>
      </w:pPr>
      <w:r w:rsidRPr="00810317">
        <w:rPr>
          <w:i w:val="0"/>
          <w:noProof/>
          <w:lang w:val="en-US"/>
        </w:rPr>
        <w:lastRenderedPageBreak/>
        <w:drawing>
          <wp:inline distT="0" distB="0" distL="0" distR="0" wp14:anchorId="45A9D60F" wp14:editId="1F85CCA7">
            <wp:extent cx="1943371" cy="1848108"/>
            <wp:effectExtent l="0" t="0" r="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43371" cy="1848108"/>
                    </a:xfrm>
                    <a:prstGeom prst="rect">
                      <a:avLst/>
                    </a:prstGeom>
                  </pic:spPr>
                </pic:pic>
              </a:graphicData>
            </a:graphic>
          </wp:inline>
        </w:drawing>
      </w:r>
    </w:p>
    <w:p w14:paraId="1401E796" w14:textId="1D6DDA50" w:rsidR="00810317" w:rsidRDefault="00810317" w:rsidP="00810317">
      <w:pPr>
        <w:pStyle w:val="Caption"/>
        <w:jc w:val="center"/>
      </w:pPr>
      <w:r>
        <w:t xml:space="preserve">Figuur </w:t>
      </w:r>
      <w:fldSimple w:instr=" SEQ Figuur \* ARABIC ">
        <w:r w:rsidR="00261D27">
          <w:rPr>
            <w:noProof/>
          </w:rPr>
          <w:t>27</w:t>
        </w:r>
      </w:fldSimple>
      <w:r>
        <w:t xml:space="preserve">: de output van de functie </w:t>
      </w:r>
      <w:proofErr w:type="spellStart"/>
      <w:r>
        <w:t>vierdemachtplustwee</w:t>
      </w:r>
      <w:proofErr w:type="spellEnd"/>
      <w:r>
        <w:t>.</w:t>
      </w:r>
    </w:p>
    <w:p w14:paraId="1A5CE769" w14:textId="46042A25" w:rsidR="00810317" w:rsidRPr="00810317" w:rsidRDefault="00810317" w:rsidP="00810317">
      <w:r>
        <w:t xml:space="preserve">Op deze manier ontwikkel je </w:t>
      </w:r>
      <w:del w:id="442" w:author="Faber, H." w:date="2017-10-02T13:08:00Z">
        <w:r w:rsidDel="00EC2C4C">
          <w:delText xml:space="preserve">eenvoudig </w:delText>
        </w:r>
      </w:del>
      <w:ins w:id="443" w:author="Faber, H." w:date="2017-10-02T13:08:00Z">
        <w:r w:rsidR="00EC2C4C">
          <w:t xml:space="preserve">een </w:t>
        </w:r>
      </w:ins>
      <w:r>
        <w:t>zelfgeschreven functie. Even controleren of de output klopt: 2^4 is 16. Dan 16 + 2 is 18. Het ziet er naar uit dat onze functie goed werkt.</w:t>
      </w:r>
    </w:p>
    <w:p w14:paraId="115B8FB6" w14:textId="4D9C0224" w:rsidR="00810317" w:rsidRDefault="002D7852" w:rsidP="002D7852">
      <w:pPr>
        <w:pStyle w:val="Heading2"/>
      </w:pPr>
      <w:r>
        <w:t>De laatste stap: het begrijpen van het gedrag van een functie</w:t>
      </w:r>
    </w:p>
    <w:p w14:paraId="7D0B6DD0" w14:textId="77777777" w:rsidR="002D7852" w:rsidRDefault="002D7852" w:rsidP="002D7852">
      <w:r>
        <w:t xml:space="preserve">Je hebt gezien hoe een functie is ingedeeld en opgebouwd. Je hebt gezien hoe je een functie moet aanroepen. Je hebt gezien hoe je een functie bouwt. </w:t>
      </w:r>
    </w:p>
    <w:p w14:paraId="7903A535" w14:textId="77777777" w:rsidR="002D7852" w:rsidRDefault="002D7852" w:rsidP="002D7852">
      <w:pPr>
        <w:pStyle w:val="aQ"/>
      </w:pPr>
      <w:r>
        <w:t>Maar heb je begrepen wat exact het gedrag is van een functie?</w:t>
      </w:r>
    </w:p>
    <w:p w14:paraId="31333FE7" w14:textId="5D14422B" w:rsidR="002D7852" w:rsidRDefault="002D7852" w:rsidP="002D7852">
      <w:del w:id="444" w:author="Faber, H." w:date="2017-10-02T13:08:00Z">
        <w:r w:rsidDel="00EC2C4C">
          <w:delText xml:space="preserve"> In deze sectie van dit document gaan we d</w:delText>
        </w:r>
      </w:del>
      <w:ins w:id="445" w:author="Faber, H." w:date="2017-10-02T13:08:00Z">
        <w:r w:rsidR="00EC2C4C">
          <w:t>D</w:t>
        </w:r>
      </w:ins>
      <w:r>
        <w:t xml:space="preserve">aar </w:t>
      </w:r>
      <w:ins w:id="446" w:author="Faber, H." w:date="2017-10-02T13:08:00Z">
        <w:r w:rsidR="00EC2C4C">
          <w:t xml:space="preserve">gaan we nu </w:t>
        </w:r>
      </w:ins>
      <w:r>
        <w:t xml:space="preserve">naar kijken. Om het exacte gedrag te begrijpen, gaan we het meest krachtige hulpmiddel in Matlab </w:t>
      </w:r>
      <w:del w:id="447" w:author="Faber, H." w:date="2017-10-02T13:09:00Z">
        <w:r w:rsidDel="00EC2C4C">
          <w:delText xml:space="preserve">beschikbaar bekijken </w:delText>
        </w:r>
      </w:del>
      <w:ins w:id="448" w:author="Faber, H." w:date="2017-10-02T13:09:00Z">
        <w:r w:rsidR="00EC2C4C">
          <w:t xml:space="preserve">gebruiken </w:t>
        </w:r>
      </w:ins>
      <w:r>
        <w:t xml:space="preserve">om dit </w:t>
      </w:r>
      <w:proofErr w:type="spellStart"/>
      <w:r>
        <w:t>te</w:t>
      </w:r>
      <w:del w:id="449" w:author="Faber, H." w:date="2017-10-02T13:10:00Z">
        <w:r w:rsidDel="00EC2C4C">
          <w:delText xml:space="preserve"> gaan </w:delText>
        </w:r>
      </w:del>
      <w:r>
        <w:t>begrijpen</w:t>
      </w:r>
      <w:proofErr w:type="spellEnd"/>
      <w:r>
        <w:t>: breakpoints.</w:t>
      </w:r>
    </w:p>
    <w:p w14:paraId="4D7B1C2B" w14:textId="738ADB65" w:rsidR="0024696D" w:rsidRDefault="0024696D" w:rsidP="0024696D">
      <w:pPr>
        <w:pStyle w:val="aA"/>
      </w:pPr>
      <w:r w:rsidRPr="0024696D">
        <w:t xml:space="preserve">Lees </w:t>
      </w:r>
      <w:r w:rsidRPr="0024696D">
        <w:rPr>
          <w:rStyle w:val="aAChar"/>
          <w:b/>
        </w:rPr>
        <w:t xml:space="preserve">de code in </w:t>
      </w:r>
      <w:r w:rsidRPr="0024696D">
        <w:rPr>
          <w:rStyle w:val="aAChar"/>
          <w:b/>
        </w:rPr>
        <w:fldChar w:fldCharType="begin"/>
      </w:r>
      <w:r w:rsidRPr="0024696D">
        <w:rPr>
          <w:rStyle w:val="aAChar"/>
          <w:b/>
        </w:rPr>
        <w:instrText xml:space="preserve"> REF _Ref493236953 \h  \* MERGEFORMAT </w:instrText>
      </w:r>
      <w:r w:rsidRPr="0024696D">
        <w:rPr>
          <w:rStyle w:val="aAChar"/>
          <w:b/>
        </w:rPr>
      </w:r>
      <w:r w:rsidRPr="0024696D">
        <w:rPr>
          <w:rStyle w:val="aAChar"/>
          <w:b/>
        </w:rPr>
        <w:fldChar w:fldCharType="separate"/>
      </w:r>
      <w:r w:rsidRPr="0024696D">
        <w:rPr>
          <w:rStyle w:val="aAChar"/>
          <w:b/>
        </w:rPr>
        <w:t>Figuur 28</w:t>
      </w:r>
      <w:r w:rsidRPr="0024696D">
        <w:rPr>
          <w:rStyle w:val="aAChar"/>
          <w:b/>
        </w:rPr>
        <w:fldChar w:fldCharType="end"/>
      </w:r>
      <w:r w:rsidRPr="0024696D">
        <w:rPr>
          <w:rStyle w:val="aAChar"/>
          <w:b/>
        </w:rPr>
        <w:t xml:space="preserve"> en typ</w:t>
      </w:r>
      <w:r w:rsidRPr="0024696D">
        <w:t xml:space="preserve"> het over in een nieuw script. Let op! Dit script moet in dezelfde folder staan als onze zelfgeschreven functie.</w:t>
      </w:r>
    </w:p>
    <w:p w14:paraId="3A87D947" w14:textId="5BE2FB5C" w:rsidR="0024696D" w:rsidRDefault="0024696D" w:rsidP="0024696D">
      <w:pPr>
        <w:pStyle w:val="aA"/>
        <w:rPr>
          <w:rStyle w:val="aAChar"/>
          <w:b/>
        </w:rPr>
      </w:pPr>
      <w:r>
        <w:t xml:space="preserve">Zet een breakpoint zoals is te zien in </w:t>
      </w:r>
      <w:r w:rsidRPr="0024696D">
        <w:rPr>
          <w:rStyle w:val="aAChar"/>
          <w:b/>
        </w:rPr>
        <w:fldChar w:fldCharType="begin"/>
      </w:r>
      <w:r w:rsidRPr="0024696D">
        <w:rPr>
          <w:rStyle w:val="aAChar"/>
          <w:b/>
        </w:rPr>
        <w:instrText xml:space="preserve"> REF _Ref493236953 \h  \* MERGEFORMAT </w:instrText>
      </w:r>
      <w:r w:rsidRPr="0024696D">
        <w:rPr>
          <w:rStyle w:val="aAChar"/>
          <w:b/>
        </w:rPr>
      </w:r>
      <w:r w:rsidRPr="0024696D">
        <w:rPr>
          <w:rStyle w:val="aAChar"/>
          <w:b/>
        </w:rPr>
        <w:fldChar w:fldCharType="separate"/>
      </w:r>
      <w:r w:rsidRPr="0024696D">
        <w:rPr>
          <w:rStyle w:val="aAChar"/>
          <w:b/>
        </w:rPr>
        <w:t>Figuur 28</w:t>
      </w:r>
      <w:r w:rsidRPr="0024696D">
        <w:rPr>
          <w:rStyle w:val="aAChar"/>
          <w:b/>
        </w:rPr>
        <w:fldChar w:fldCharType="end"/>
      </w:r>
      <w:r>
        <w:rPr>
          <w:rStyle w:val="aAChar"/>
          <w:b/>
        </w:rPr>
        <w:t>.</w:t>
      </w:r>
    </w:p>
    <w:p w14:paraId="61A396F4" w14:textId="07BBD11A" w:rsidR="0024696D" w:rsidRDefault="0024696D" w:rsidP="0024696D">
      <w:pPr>
        <w:pStyle w:val="aQ"/>
      </w:pPr>
      <w:r>
        <w:t>Snap je waarom we op deze regel een breakpoint plaatsen?</w:t>
      </w:r>
    </w:p>
    <w:p w14:paraId="68B520E5" w14:textId="176E5FD3" w:rsidR="0024696D" w:rsidRDefault="00EC2C4C" w:rsidP="0024696D">
      <w:pPr>
        <w:pStyle w:val="aQ"/>
        <w:rPr>
          <w:i w:val="0"/>
        </w:rPr>
      </w:pPr>
      <w:ins w:id="450" w:author="Faber, H." w:date="2017-10-02T13:10:00Z">
        <w:r>
          <w:rPr>
            <w:i w:val="0"/>
          </w:rPr>
          <w:t>Antwoord: w</w:t>
        </w:r>
      </w:ins>
      <w:del w:id="451" w:author="Faber, H." w:date="2017-10-02T13:10:00Z">
        <w:r w:rsidR="0024696D" w:rsidDel="00EC2C4C">
          <w:rPr>
            <w:i w:val="0"/>
          </w:rPr>
          <w:delText>W</w:delText>
        </w:r>
      </w:del>
      <w:r w:rsidR="0024696D">
        <w:rPr>
          <w:i w:val="0"/>
        </w:rPr>
        <w:t xml:space="preserve">e zijn aan het onderzoeken hoe de functie zich gedraagt. Dus we willen dat het script stopt met runnen zodra het op de regel komt waar onze functie wordt aangeroepen. </w:t>
      </w:r>
    </w:p>
    <w:p w14:paraId="508767DE" w14:textId="153F9649" w:rsidR="0024696D" w:rsidRDefault="0024696D" w:rsidP="0024696D">
      <w:pPr>
        <w:pStyle w:val="aA"/>
      </w:pPr>
      <w:r>
        <w:t>Run nu het script</w:t>
      </w:r>
    </w:p>
    <w:p w14:paraId="058688ED" w14:textId="10FDC4E6" w:rsidR="0024696D" w:rsidRDefault="0024696D" w:rsidP="0024696D">
      <w:r>
        <w:t xml:space="preserve">Je bent nu gestopt op de regel met de breakpoint. </w:t>
      </w:r>
      <w:r w:rsidRPr="0024696D">
        <w:rPr>
          <w:rStyle w:val="aAChar"/>
        </w:rPr>
        <w:t xml:space="preserve">Druk </w:t>
      </w:r>
      <w:del w:id="452" w:author="Faber, H." w:date="2017-10-02T13:10:00Z">
        <w:r w:rsidRPr="0024696D" w:rsidDel="00EC2C4C">
          <w:rPr>
            <w:rStyle w:val="aAChar"/>
          </w:rPr>
          <w:delText xml:space="preserve">nu </w:delText>
        </w:r>
      </w:del>
      <w:r w:rsidRPr="0024696D">
        <w:rPr>
          <w:rStyle w:val="aAChar"/>
        </w:rPr>
        <w:t>op F11</w:t>
      </w:r>
      <w:r>
        <w:t xml:space="preserve"> om </w:t>
      </w:r>
      <w:del w:id="453" w:author="Faber, H." w:date="2017-10-02T13:10:00Z">
        <w:r w:rsidDel="00EC2C4C">
          <w:delText xml:space="preserve">in </w:delText>
        </w:r>
      </w:del>
      <w:r>
        <w:t xml:space="preserve">de functie </w:t>
      </w:r>
      <w:ins w:id="454" w:author="Faber, H." w:date="2017-10-02T13:10:00Z">
        <w:r w:rsidR="00EC2C4C">
          <w:t xml:space="preserve">in te </w:t>
        </w:r>
      </w:ins>
      <w:r>
        <w:t xml:space="preserve">gaan (Step In, zie </w:t>
      </w:r>
      <w:r>
        <w:fldChar w:fldCharType="begin"/>
      </w:r>
      <w:r>
        <w:instrText xml:space="preserve"> REF _Ref493237310 \h </w:instrText>
      </w:r>
      <w:r>
        <w:fldChar w:fldCharType="separate"/>
      </w:r>
      <w:r>
        <w:t xml:space="preserve">Figuur </w:t>
      </w:r>
      <w:r>
        <w:rPr>
          <w:noProof/>
        </w:rPr>
        <w:t>29</w:t>
      </w:r>
      <w:r>
        <w:fldChar w:fldCharType="end"/>
      </w:r>
      <w:r>
        <w:t>).</w:t>
      </w:r>
    </w:p>
    <w:p w14:paraId="569A185D" w14:textId="53DA5A22" w:rsidR="0024696D" w:rsidRDefault="0024696D" w:rsidP="0024696D">
      <w:r>
        <w:t>Matlab brengt je nu naar onze zelfgeschreven functie</w:t>
      </w:r>
      <w:r w:rsidR="0049163D">
        <w:t xml:space="preserve"> (zie </w:t>
      </w:r>
      <w:r w:rsidR="0049163D">
        <w:fldChar w:fldCharType="begin"/>
      </w:r>
      <w:r w:rsidR="0049163D">
        <w:instrText xml:space="preserve"> REF _Ref493237516 \h </w:instrText>
      </w:r>
      <w:r w:rsidR="0049163D">
        <w:fldChar w:fldCharType="separate"/>
      </w:r>
      <w:r w:rsidR="0049163D">
        <w:t xml:space="preserve">Figuur </w:t>
      </w:r>
      <w:r w:rsidR="0049163D">
        <w:rPr>
          <w:noProof/>
        </w:rPr>
        <w:t>30</w:t>
      </w:r>
      <w:r w:rsidR="0049163D">
        <w:fldChar w:fldCharType="end"/>
      </w:r>
      <w:r w:rsidR="0049163D">
        <w:t>).</w:t>
      </w:r>
    </w:p>
    <w:p w14:paraId="5C9C0150" w14:textId="77777777" w:rsidR="0024696D" w:rsidRPr="0024696D" w:rsidRDefault="0024696D" w:rsidP="0024696D"/>
    <w:p w14:paraId="7AA46CF5" w14:textId="77777777" w:rsidR="0024696D" w:rsidRDefault="0024696D" w:rsidP="0024696D">
      <w:pPr>
        <w:keepNext/>
        <w:jc w:val="center"/>
      </w:pPr>
      <w:r w:rsidRPr="0024696D">
        <w:rPr>
          <w:noProof/>
          <w:lang w:val="en-US"/>
        </w:rPr>
        <w:lastRenderedPageBreak/>
        <w:drawing>
          <wp:inline distT="0" distB="0" distL="0" distR="0" wp14:anchorId="612D991A" wp14:editId="3F3E43CA">
            <wp:extent cx="3762375" cy="3462585"/>
            <wp:effectExtent l="0" t="0" r="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033" r="3844" b="3526"/>
                    <a:stretch/>
                  </pic:blipFill>
                  <pic:spPr bwMode="auto">
                    <a:xfrm>
                      <a:off x="0" y="0"/>
                      <a:ext cx="3780517" cy="3479282"/>
                    </a:xfrm>
                    <a:prstGeom prst="rect">
                      <a:avLst/>
                    </a:prstGeom>
                    <a:ln>
                      <a:noFill/>
                    </a:ln>
                    <a:extLst>
                      <a:ext uri="{53640926-AAD7-44D8-BBD7-CCE9431645EC}">
                        <a14:shadowObscured xmlns:a14="http://schemas.microsoft.com/office/drawing/2010/main"/>
                      </a:ext>
                    </a:extLst>
                  </pic:spPr>
                </pic:pic>
              </a:graphicData>
            </a:graphic>
          </wp:inline>
        </w:drawing>
      </w:r>
    </w:p>
    <w:p w14:paraId="0E1E6004" w14:textId="1AE12046" w:rsidR="002D7852" w:rsidRDefault="0024696D" w:rsidP="0024696D">
      <w:pPr>
        <w:pStyle w:val="Caption"/>
        <w:jc w:val="center"/>
      </w:pPr>
      <w:bookmarkStart w:id="455" w:name="_Ref493236953"/>
      <w:r>
        <w:t xml:space="preserve">Figuur </w:t>
      </w:r>
      <w:fldSimple w:instr=" SEQ Figuur \* ARABIC ">
        <w:r w:rsidR="00261D27">
          <w:rPr>
            <w:noProof/>
          </w:rPr>
          <w:t>28</w:t>
        </w:r>
      </w:fldSimple>
      <w:bookmarkEnd w:id="455"/>
      <w:r>
        <w:t>: het gebruiken van onze functie in een dummy omgeving.</w:t>
      </w:r>
    </w:p>
    <w:p w14:paraId="777B23A6" w14:textId="77777777" w:rsidR="002D7852" w:rsidRDefault="002D7852" w:rsidP="002D7852"/>
    <w:p w14:paraId="4975938E" w14:textId="77777777" w:rsidR="0024696D" w:rsidRDefault="0024696D" w:rsidP="0024696D">
      <w:pPr>
        <w:keepNext/>
        <w:jc w:val="center"/>
      </w:pPr>
      <w:r w:rsidRPr="0024696D">
        <w:rPr>
          <w:noProof/>
          <w:lang w:val="en-US"/>
        </w:rPr>
        <w:drawing>
          <wp:inline distT="0" distB="0" distL="0" distR="0" wp14:anchorId="41E88F87" wp14:editId="10E89E20">
            <wp:extent cx="5668748" cy="4305300"/>
            <wp:effectExtent l="0" t="0" r="825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92663" cy="4323463"/>
                    </a:xfrm>
                    <a:prstGeom prst="rect">
                      <a:avLst/>
                    </a:prstGeom>
                  </pic:spPr>
                </pic:pic>
              </a:graphicData>
            </a:graphic>
          </wp:inline>
        </w:drawing>
      </w:r>
    </w:p>
    <w:p w14:paraId="0DB607BE" w14:textId="79AC3C1E" w:rsidR="0024696D" w:rsidRDefault="0024696D" w:rsidP="0024696D">
      <w:pPr>
        <w:pStyle w:val="Caption"/>
      </w:pPr>
      <w:bookmarkStart w:id="456" w:name="_Ref493237310"/>
      <w:r>
        <w:t xml:space="preserve">Figuur </w:t>
      </w:r>
      <w:fldSimple w:instr=" SEQ Figuur \* ARABIC ">
        <w:r w:rsidR="00261D27">
          <w:rPr>
            <w:noProof/>
          </w:rPr>
          <w:t>29</w:t>
        </w:r>
      </w:fldSimple>
      <w:bookmarkEnd w:id="456"/>
      <w:r>
        <w:t>: het programma is gestopt op de regel waar onze zelfgeschreven functie wordt aangeroepen. Druk nu op F11 om ' in '</w:t>
      </w:r>
      <w:del w:id="457" w:author="Faber, H." w:date="2017-09-26T11:14:00Z">
        <w:r w:rsidDel="00556B25">
          <w:delText xml:space="preserve"> </w:delText>
        </w:r>
      </w:del>
      <w:r>
        <w:t xml:space="preserve"> de functie te gaan.</w:t>
      </w:r>
    </w:p>
    <w:p w14:paraId="3475516E" w14:textId="1603D7FF" w:rsidR="0024696D" w:rsidRDefault="007A6D8C" w:rsidP="0024696D">
      <w:pPr>
        <w:keepNext/>
        <w:jc w:val="center"/>
      </w:pPr>
      <w:r w:rsidRPr="007A6D8C">
        <w:rPr>
          <w:noProof/>
          <w:lang w:val="en-US"/>
        </w:rPr>
        <w:lastRenderedPageBreak/>
        <w:drawing>
          <wp:inline distT="0" distB="0" distL="0" distR="0" wp14:anchorId="2C8204F7" wp14:editId="236777A3">
            <wp:extent cx="5760720" cy="1130300"/>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130300"/>
                    </a:xfrm>
                    <a:prstGeom prst="rect">
                      <a:avLst/>
                    </a:prstGeom>
                  </pic:spPr>
                </pic:pic>
              </a:graphicData>
            </a:graphic>
          </wp:inline>
        </w:drawing>
      </w:r>
    </w:p>
    <w:p w14:paraId="3C10B74A" w14:textId="2C8F0FF3" w:rsidR="0024696D" w:rsidRDefault="0024696D" w:rsidP="0024696D">
      <w:pPr>
        <w:pStyle w:val="Caption"/>
        <w:jc w:val="center"/>
      </w:pPr>
      <w:bookmarkStart w:id="458" w:name="_Ref493237516"/>
      <w:r>
        <w:t xml:space="preserve">Figuur </w:t>
      </w:r>
      <w:fldSimple w:instr=" SEQ Figuur \* ARABIC ">
        <w:r w:rsidR="00261D27">
          <w:rPr>
            <w:noProof/>
          </w:rPr>
          <w:t>30</w:t>
        </w:r>
      </w:fldSimple>
      <w:bookmarkEnd w:id="458"/>
      <w:r>
        <w:t>: Matlab heeft ons nu naar de zelfgeschreven functie gebracht. De rode pijl wijst naar de muispointer. Als je tijdens het debuggen op een variabele staat met de muispointer krijg je de inhoud van deze variabele te zien.</w:t>
      </w:r>
    </w:p>
    <w:p w14:paraId="4DBDA293" w14:textId="600961C8" w:rsidR="0049163D" w:rsidRDefault="0049163D" w:rsidP="0024696D">
      <w:del w:id="459" w:author="Faber, H." w:date="2017-10-02T13:12:00Z">
        <w:r w:rsidDel="00EC2C4C">
          <w:delText xml:space="preserve">We zijn aan het uitzoeken wat het exacte gedrag is van een functie. </w:delText>
        </w:r>
      </w:del>
      <w:del w:id="460" w:author="Faber, H." w:date="2017-10-02T13:13:00Z">
        <w:r w:rsidDel="00EC2C4C">
          <w:delText xml:space="preserve">Je ziet dat bij het aanroepen van een functie we de code </w:delText>
        </w:r>
        <w:r w:rsidR="007103C1" w:rsidDel="00EC2C4C">
          <w:rPr>
            <w:i/>
          </w:rPr>
          <w:delText>in</w:delText>
        </w:r>
        <w:r w:rsidDel="00EC2C4C">
          <w:delText xml:space="preserve"> de functie gaan uitvoeren.</w:delText>
        </w:r>
      </w:del>
    </w:p>
    <w:p w14:paraId="361EECD3" w14:textId="62F91AF5" w:rsidR="007103C1" w:rsidRDefault="007103C1" w:rsidP="0024696D">
      <w:pPr>
        <w:rPr>
          <w:b/>
        </w:rPr>
      </w:pPr>
      <w:r>
        <w:rPr>
          <w:b/>
        </w:rPr>
        <w:t xml:space="preserve">Kijk eens wat er in de </w:t>
      </w:r>
      <w:proofErr w:type="spellStart"/>
      <w:r>
        <w:rPr>
          <w:b/>
        </w:rPr>
        <w:t>workspace</w:t>
      </w:r>
      <w:proofErr w:type="spellEnd"/>
      <w:r>
        <w:rPr>
          <w:b/>
        </w:rPr>
        <w:t xml:space="preserve"> staat i</w:t>
      </w:r>
      <w:r w:rsidRPr="007103C1">
        <w:rPr>
          <w:b/>
        </w:rPr>
        <w:t xml:space="preserve">n </w:t>
      </w:r>
      <w:r w:rsidRPr="007103C1">
        <w:rPr>
          <w:b/>
        </w:rPr>
        <w:fldChar w:fldCharType="begin"/>
      </w:r>
      <w:r w:rsidRPr="007103C1">
        <w:rPr>
          <w:b/>
        </w:rPr>
        <w:instrText xml:space="preserve"> REF _Ref493237516 \h  \* MERGEFORMAT </w:instrText>
      </w:r>
      <w:r w:rsidRPr="007103C1">
        <w:rPr>
          <w:b/>
        </w:rPr>
      </w:r>
      <w:r w:rsidRPr="007103C1">
        <w:rPr>
          <w:b/>
        </w:rPr>
        <w:fldChar w:fldCharType="separate"/>
      </w:r>
      <w:r w:rsidRPr="007103C1">
        <w:rPr>
          <w:b/>
        </w:rPr>
        <w:t xml:space="preserve">Figuur </w:t>
      </w:r>
      <w:r w:rsidRPr="007103C1">
        <w:rPr>
          <w:b/>
          <w:noProof/>
        </w:rPr>
        <w:t>30</w:t>
      </w:r>
      <w:r w:rsidRPr="007103C1">
        <w:rPr>
          <w:b/>
        </w:rPr>
        <w:fldChar w:fldCharType="end"/>
      </w:r>
      <w:ins w:id="461" w:author="Faber, H." w:date="2017-10-02T13:13:00Z">
        <w:r w:rsidR="00EC2C4C">
          <w:rPr>
            <w:b/>
          </w:rPr>
          <w:t>.</w:t>
        </w:r>
      </w:ins>
    </w:p>
    <w:p w14:paraId="6374A608" w14:textId="098C1906" w:rsidR="007103C1" w:rsidRDefault="007103C1" w:rsidP="0024696D">
      <w:pPr>
        <w:rPr>
          <w:b/>
        </w:rPr>
      </w:pPr>
      <w:r>
        <w:rPr>
          <w:b/>
        </w:rPr>
        <w:t xml:space="preserve">Vergelijk dit met de </w:t>
      </w:r>
      <w:proofErr w:type="spellStart"/>
      <w:r>
        <w:rPr>
          <w:b/>
        </w:rPr>
        <w:t>Wo</w:t>
      </w:r>
      <w:r w:rsidRPr="007103C1">
        <w:rPr>
          <w:b/>
        </w:rPr>
        <w:t>rkspace</w:t>
      </w:r>
      <w:proofErr w:type="spellEnd"/>
      <w:r w:rsidRPr="007103C1">
        <w:rPr>
          <w:b/>
        </w:rPr>
        <w:t xml:space="preserve"> in </w:t>
      </w:r>
      <w:r w:rsidRPr="007103C1">
        <w:rPr>
          <w:b/>
        </w:rPr>
        <w:fldChar w:fldCharType="begin"/>
      </w:r>
      <w:r w:rsidRPr="007103C1">
        <w:rPr>
          <w:b/>
        </w:rPr>
        <w:instrText xml:space="preserve"> REF _Ref493237310 \h  \* MERGEFORMAT </w:instrText>
      </w:r>
      <w:r w:rsidRPr="007103C1">
        <w:rPr>
          <w:b/>
        </w:rPr>
      </w:r>
      <w:r w:rsidRPr="007103C1">
        <w:rPr>
          <w:b/>
        </w:rPr>
        <w:fldChar w:fldCharType="separate"/>
      </w:r>
      <w:r w:rsidRPr="007103C1">
        <w:rPr>
          <w:b/>
        </w:rPr>
        <w:t xml:space="preserve">Figuur </w:t>
      </w:r>
      <w:r w:rsidRPr="007103C1">
        <w:rPr>
          <w:b/>
          <w:noProof/>
        </w:rPr>
        <w:t>29</w:t>
      </w:r>
      <w:r w:rsidRPr="007103C1">
        <w:rPr>
          <w:b/>
        </w:rPr>
        <w:fldChar w:fldCharType="end"/>
      </w:r>
      <w:ins w:id="462" w:author="Faber, H." w:date="2017-10-02T13:13:00Z">
        <w:r w:rsidR="00EC2C4C">
          <w:rPr>
            <w:b/>
          </w:rPr>
          <w:t>.</w:t>
        </w:r>
      </w:ins>
    </w:p>
    <w:p w14:paraId="01FC3CBE" w14:textId="44B2ED69" w:rsidR="007103C1" w:rsidRDefault="007103C1" w:rsidP="007103C1">
      <w:pPr>
        <w:pStyle w:val="aQ"/>
      </w:pPr>
      <w:r>
        <w:t>Wat valt op?</w:t>
      </w:r>
    </w:p>
    <w:p w14:paraId="1F4AAB51" w14:textId="3E8D6D36" w:rsidR="007103C1" w:rsidRDefault="007103C1" w:rsidP="007103C1">
      <w:r>
        <w:t>Zodra je in een functie springt, d.m.v. debuggen zie je ook welke variabele</w:t>
      </w:r>
      <w:ins w:id="463" w:author="Faber, H." w:date="2017-10-02T13:13:00Z">
        <w:r w:rsidR="00EC2C4C">
          <w:t>n</w:t>
        </w:r>
      </w:ins>
      <w:r>
        <w:t xml:space="preserve"> </w:t>
      </w:r>
      <w:del w:id="464" w:author="Faber, H." w:date="2017-10-02T13:13:00Z">
        <w:r w:rsidDel="00EC2C4C">
          <w:delText>staan</w:delText>
        </w:r>
      </w:del>
      <w:r>
        <w:t xml:space="preserve"> in de </w:t>
      </w:r>
      <w:proofErr w:type="spellStart"/>
      <w:r>
        <w:t>Workspace</w:t>
      </w:r>
      <w:proofErr w:type="spellEnd"/>
      <w:r>
        <w:t xml:space="preserve"> van de functie</w:t>
      </w:r>
      <w:ins w:id="465" w:author="Faber, H." w:date="2017-10-02T13:13:00Z">
        <w:r w:rsidR="00EC2C4C">
          <w:t xml:space="preserve"> worden gebruikt</w:t>
        </w:r>
      </w:ins>
      <w:r>
        <w:t>. Het script i</w:t>
      </w:r>
      <w:r w:rsidRPr="007103C1">
        <w:t xml:space="preserve">n </w:t>
      </w:r>
      <w:r w:rsidRPr="007103C1">
        <w:fldChar w:fldCharType="begin"/>
      </w:r>
      <w:r w:rsidRPr="007103C1">
        <w:instrText xml:space="preserve"> REF _Ref493237310 \h  \* MERGEFORMAT </w:instrText>
      </w:r>
      <w:r w:rsidRPr="007103C1">
        <w:fldChar w:fldCharType="separate"/>
      </w:r>
      <w:r w:rsidRPr="007103C1">
        <w:t xml:space="preserve">Figuur </w:t>
      </w:r>
      <w:r w:rsidRPr="007103C1">
        <w:rPr>
          <w:noProof/>
        </w:rPr>
        <w:t>29</w:t>
      </w:r>
      <w:r w:rsidRPr="007103C1">
        <w:fldChar w:fldCharType="end"/>
      </w:r>
      <w:r w:rsidRPr="007103C1">
        <w:t xml:space="preserve"> heeft een </w:t>
      </w:r>
      <w:proofErr w:type="spellStart"/>
      <w:r w:rsidRPr="007103C1">
        <w:t>Workspace</w:t>
      </w:r>
      <w:proofErr w:type="spellEnd"/>
      <w:r w:rsidRPr="007103C1">
        <w:t xml:space="preserve"> en de functie in</w:t>
      </w:r>
      <w:del w:id="466" w:author="Faber, H." w:date="2017-09-26T11:14:00Z">
        <w:r w:rsidRPr="007103C1" w:rsidDel="00556B25">
          <w:delText xml:space="preserve"> </w:delText>
        </w:r>
      </w:del>
      <w:r w:rsidRPr="007103C1">
        <w:t xml:space="preserve"> </w:t>
      </w:r>
      <w:r w:rsidRPr="007103C1">
        <w:fldChar w:fldCharType="begin"/>
      </w:r>
      <w:r w:rsidRPr="007103C1">
        <w:instrText xml:space="preserve"> REF _Ref493237516 \h  \* MERGEFORMAT </w:instrText>
      </w:r>
      <w:r w:rsidRPr="007103C1">
        <w:fldChar w:fldCharType="separate"/>
      </w:r>
      <w:r w:rsidRPr="007103C1">
        <w:t xml:space="preserve">Figuur </w:t>
      </w:r>
      <w:r w:rsidRPr="007103C1">
        <w:rPr>
          <w:noProof/>
        </w:rPr>
        <w:t>30</w:t>
      </w:r>
      <w:r w:rsidRPr="007103C1">
        <w:fldChar w:fldCharType="end"/>
      </w:r>
      <w:r w:rsidRPr="007103C1">
        <w:t xml:space="preserve"> heeft zijn eigen </w:t>
      </w:r>
      <w:proofErr w:type="spellStart"/>
      <w:r w:rsidRPr="007103C1">
        <w:t>Workspace</w:t>
      </w:r>
      <w:proofErr w:type="spellEnd"/>
      <w:r w:rsidRPr="007103C1">
        <w:t>.</w:t>
      </w:r>
      <w:r>
        <w:t xml:space="preserve"> Het debuggen heeft ons dat late</w:t>
      </w:r>
      <w:ins w:id="467" w:author="Faber, H." w:date="2017-10-02T13:13:00Z">
        <w:r w:rsidR="00EC2C4C">
          <w:t>n</w:t>
        </w:r>
      </w:ins>
      <w:r>
        <w:t xml:space="preserve"> zien.</w:t>
      </w:r>
    </w:p>
    <w:p w14:paraId="5A7FFE5C" w14:textId="74707E8A" w:rsidR="007103C1" w:rsidRDefault="007103C1" w:rsidP="007103C1">
      <w:pPr>
        <w:pStyle w:val="aQ"/>
      </w:pPr>
      <w:r>
        <w:t>Wat is er gebeur</w:t>
      </w:r>
      <w:ins w:id="468" w:author="Faber, H." w:date="2017-10-02T13:14:00Z">
        <w:r w:rsidR="00EC2C4C">
          <w:t>d</w:t>
        </w:r>
      </w:ins>
      <w:del w:id="469" w:author="Faber, H." w:date="2017-10-02T13:14:00Z">
        <w:r w:rsidDel="00EC2C4C">
          <w:delText>t</w:delText>
        </w:r>
      </w:del>
      <w:r>
        <w:t xml:space="preserve"> </w:t>
      </w:r>
      <w:ins w:id="470" w:author="Faber, H." w:date="2017-10-02T13:14:00Z">
        <w:r w:rsidR="00EC2C4C">
          <w:t xml:space="preserve">er </w:t>
        </w:r>
      </w:ins>
      <w:r>
        <w:t xml:space="preserve">met de </w:t>
      </w:r>
      <w:proofErr w:type="spellStart"/>
      <w:r>
        <w:t>Workspace</w:t>
      </w:r>
      <w:proofErr w:type="spellEnd"/>
      <w:r>
        <w:t xml:space="preserve"> in </w:t>
      </w:r>
      <w:r w:rsidRPr="007103C1">
        <w:fldChar w:fldCharType="begin"/>
      </w:r>
      <w:r w:rsidRPr="007103C1">
        <w:instrText xml:space="preserve"> REF _Ref493237310 \h  \* MERGEFORMAT </w:instrText>
      </w:r>
      <w:r w:rsidRPr="007103C1">
        <w:fldChar w:fldCharType="separate"/>
      </w:r>
      <w:r w:rsidRPr="007103C1">
        <w:t xml:space="preserve">Figuur </w:t>
      </w:r>
      <w:r w:rsidRPr="007103C1">
        <w:rPr>
          <w:noProof/>
        </w:rPr>
        <w:t>29</w:t>
      </w:r>
      <w:r w:rsidRPr="007103C1">
        <w:fldChar w:fldCharType="end"/>
      </w:r>
      <w:r>
        <w:t>?</w:t>
      </w:r>
    </w:p>
    <w:p w14:paraId="5110BF2C" w14:textId="2E3D962B" w:rsidR="007103C1" w:rsidRDefault="007103C1" w:rsidP="007103C1">
      <w:pPr>
        <w:pStyle w:val="aQ"/>
        <w:rPr>
          <w:i w:val="0"/>
        </w:rPr>
      </w:pPr>
      <w:r>
        <w:rPr>
          <w:i w:val="0"/>
        </w:rPr>
        <w:t xml:space="preserve">De </w:t>
      </w:r>
      <w:proofErr w:type="spellStart"/>
      <w:r>
        <w:rPr>
          <w:i w:val="0"/>
        </w:rPr>
        <w:t>workspace</w:t>
      </w:r>
      <w:proofErr w:type="spellEnd"/>
      <w:r>
        <w:rPr>
          <w:i w:val="0"/>
        </w:rPr>
        <w:t xml:space="preserve"> van het script in </w:t>
      </w:r>
      <w:r w:rsidRPr="007103C1">
        <w:rPr>
          <w:b/>
        </w:rPr>
        <w:fldChar w:fldCharType="begin"/>
      </w:r>
      <w:r w:rsidRPr="007103C1">
        <w:rPr>
          <w:b/>
        </w:rPr>
        <w:instrText xml:space="preserve"> REF _Ref493237310 \h  \* MERGEFORMAT </w:instrText>
      </w:r>
      <w:r w:rsidRPr="007103C1">
        <w:rPr>
          <w:b/>
        </w:rPr>
      </w:r>
      <w:r w:rsidRPr="007103C1">
        <w:rPr>
          <w:b/>
        </w:rPr>
        <w:fldChar w:fldCharType="separate"/>
      </w:r>
      <w:r w:rsidRPr="007103C1">
        <w:rPr>
          <w:b/>
        </w:rPr>
        <w:t xml:space="preserve">Figuur </w:t>
      </w:r>
      <w:r w:rsidRPr="007103C1">
        <w:rPr>
          <w:b/>
          <w:noProof/>
        </w:rPr>
        <w:t>29</w:t>
      </w:r>
      <w:r w:rsidRPr="007103C1">
        <w:rPr>
          <w:b/>
        </w:rPr>
        <w:fldChar w:fldCharType="end"/>
      </w:r>
      <w:r>
        <w:rPr>
          <w:i w:val="0"/>
        </w:rPr>
        <w:t xml:space="preserve"> bestaat nog steeds. H</w:t>
      </w:r>
      <w:ins w:id="471" w:author="Faber, H." w:date="2017-10-02T13:14:00Z">
        <w:r w:rsidR="00EC2C4C">
          <w:rPr>
            <w:i w:val="0"/>
          </w:rPr>
          <w:t>ij</w:t>
        </w:r>
      </w:ins>
      <w:del w:id="472" w:author="Faber, H." w:date="2017-10-02T13:14:00Z">
        <w:r w:rsidDel="00EC2C4C">
          <w:rPr>
            <w:i w:val="0"/>
          </w:rPr>
          <w:delText>et</w:delText>
        </w:r>
      </w:del>
      <w:r>
        <w:rPr>
          <w:i w:val="0"/>
        </w:rPr>
        <w:t xml:space="preserve"> is op dit moment </w:t>
      </w:r>
      <w:ins w:id="473" w:author="Faber, H." w:date="2017-10-02T13:14:00Z">
        <w:r w:rsidR="00EC2C4C">
          <w:rPr>
            <w:i w:val="0"/>
          </w:rPr>
          <w:t xml:space="preserve">alleen </w:t>
        </w:r>
      </w:ins>
      <w:r>
        <w:rPr>
          <w:i w:val="0"/>
        </w:rPr>
        <w:t xml:space="preserve">niet beschikbaar. Dit hebben de makers van Matlab bewust gedaan. Als je in een functie komt, heeft de functie altijd zijn eigen </w:t>
      </w:r>
      <w:proofErr w:type="spellStart"/>
      <w:r>
        <w:rPr>
          <w:i w:val="0"/>
        </w:rPr>
        <w:t>Workspace</w:t>
      </w:r>
      <w:proofErr w:type="spellEnd"/>
      <w:r>
        <w:rPr>
          <w:i w:val="0"/>
        </w:rPr>
        <w:t>. Dit is namelijk veel veiliger. Een functie heeft input en output. Als alle operatie</w:t>
      </w:r>
      <w:ins w:id="474" w:author="Faber, H." w:date="2017-10-02T13:16:00Z">
        <w:r w:rsidR="00786BBC">
          <w:rPr>
            <w:i w:val="0"/>
          </w:rPr>
          <w:t>s</w:t>
        </w:r>
      </w:ins>
      <w:r>
        <w:rPr>
          <w:i w:val="0"/>
        </w:rPr>
        <w:t xml:space="preserve"> van een functie ook de variabelen in de </w:t>
      </w:r>
      <w:proofErr w:type="spellStart"/>
      <w:r>
        <w:rPr>
          <w:i w:val="0"/>
        </w:rPr>
        <w:t>Workspace</w:t>
      </w:r>
      <w:proofErr w:type="spellEnd"/>
      <w:r>
        <w:rPr>
          <w:i w:val="0"/>
        </w:rPr>
        <w:t xml:space="preserve"> van het </w:t>
      </w:r>
      <w:r w:rsidRPr="00786BBC">
        <w:rPr>
          <w:rPrChange w:id="475" w:author="Faber, H." w:date="2017-10-02T13:18:00Z">
            <w:rPr>
              <w:i w:val="0"/>
            </w:rPr>
          </w:rPrChange>
        </w:rPr>
        <w:t>script</w:t>
      </w:r>
      <w:r>
        <w:rPr>
          <w:i w:val="0"/>
        </w:rPr>
        <w:t xml:space="preserve"> zouden kunnen aanpassen heeft de input en output van een functie weinig zin meer. Immers, variabelen zouden in dat geval direct vanuit de functie kunnen worden aangepast. Dat levert onveilig gedrag op. Het wordt dan heel lastig om bij te houden welke </w:t>
      </w:r>
      <w:commentRangeStart w:id="476"/>
      <w:r>
        <w:rPr>
          <w:i w:val="0"/>
        </w:rPr>
        <w:t>wijzigingen</w:t>
      </w:r>
      <w:commentRangeEnd w:id="476"/>
      <w:r w:rsidR="00786BBC">
        <w:rPr>
          <w:rStyle w:val="CommentReference"/>
          <w:i w:val="0"/>
        </w:rPr>
        <w:commentReference w:id="476"/>
      </w:r>
      <w:r>
        <w:rPr>
          <w:i w:val="0"/>
        </w:rPr>
        <w:t xml:space="preserve"> een functie heeft op de </w:t>
      </w:r>
      <w:proofErr w:type="spellStart"/>
      <w:r>
        <w:rPr>
          <w:i w:val="0"/>
        </w:rPr>
        <w:t>Workspace</w:t>
      </w:r>
      <w:proofErr w:type="spellEnd"/>
      <w:r>
        <w:rPr>
          <w:i w:val="0"/>
        </w:rPr>
        <w:t xml:space="preserve"> van het script.</w:t>
      </w:r>
    </w:p>
    <w:p w14:paraId="2D2C345E" w14:textId="5B17D982" w:rsidR="007103C1" w:rsidRDefault="007103C1" w:rsidP="007103C1">
      <w:pPr>
        <w:pStyle w:val="aQ"/>
        <w:rPr>
          <w:i w:val="0"/>
        </w:rPr>
      </w:pPr>
      <w:r>
        <w:rPr>
          <w:i w:val="0"/>
        </w:rPr>
        <w:t xml:space="preserve">Het is veiliger om de </w:t>
      </w:r>
      <w:proofErr w:type="spellStart"/>
      <w:r>
        <w:rPr>
          <w:i w:val="0"/>
        </w:rPr>
        <w:t>Workspace</w:t>
      </w:r>
      <w:proofErr w:type="spellEnd"/>
      <w:r>
        <w:rPr>
          <w:i w:val="0"/>
        </w:rPr>
        <w:t xml:space="preserve"> van een functie gescheiden te houden van het script dat het aanroept. In Matlab heeft elke functie </w:t>
      </w:r>
      <w:commentRangeStart w:id="477"/>
      <w:ins w:id="478" w:author="Faber, H." w:date="2017-10-02T13:19:00Z">
        <w:r w:rsidR="00786BBC">
          <w:rPr>
            <w:i w:val="0"/>
          </w:rPr>
          <w:t>dus</w:t>
        </w:r>
        <w:commentRangeEnd w:id="477"/>
        <w:r w:rsidR="00786BBC">
          <w:rPr>
            <w:rStyle w:val="CommentReference"/>
            <w:i w:val="0"/>
          </w:rPr>
          <w:commentReference w:id="477"/>
        </w:r>
        <w:r w:rsidR="00786BBC">
          <w:rPr>
            <w:i w:val="0"/>
          </w:rPr>
          <w:t xml:space="preserve"> </w:t>
        </w:r>
      </w:ins>
      <w:r>
        <w:rPr>
          <w:i w:val="0"/>
        </w:rPr>
        <w:t xml:space="preserve">zijn eigen </w:t>
      </w:r>
      <w:proofErr w:type="spellStart"/>
      <w:r>
        <w:rPr>
          <w:i w:val="0"/>
        </w:rPr>
        <w:t>Workspace</w:t>
      </w:r>
      <w:proofErr w:type="spellEnd"/>
      <w:r>
        <w:rPr>
          <w:i w:val="0"/>
        </w:rPr>
        <w:t>.</w:t>
      </w:r>
    </w:p>
    <w:p w14:paraId="5365770A" w14:textId="700859EB" w:rsidR="007A6D8C" w:rsidRDefault="007A6D8C" w:rsidP="007103C1">
      <w:pPr>
        <w:pStyle w:val="aQ"/>
        <w:rPr>
          <w:b/>
          <w:i w:val="0"/>
        </w:rPr>
      </w:pPr>
      <w:r>
        <w:rPr>
          <w:b/>
          <w:i w:val="0"/>
        </w:rPr>
        <w:t>Druk, om een regel code van de functie uit te voeren</w:t>
      </w:r>
      <w:ins w:id="479" w:author="Faber, H." w:date="2017-10-02T13:20:00Z">
        <w:r w:rsidR="00786BBC">
          <w:rPr>
            <w:b/>
            <w:i w:val="0"/>
          </w:rPr>
          <w:t>,</w:t>
        </w:r>
      </w:ins>
      <w:r>
        <w:rPr>
          <w:b/>
          <w:i w:val="0"/>
        </w:rPr>
        <w:t xml:space="preserve"> op F10</w:t>
      </w:r>
      <w:ins w:id="480" w:author="Faber, H." w:date="2017-10-02T13:20:00Z">
        <w:r w:rsidR="00786BBC">
          <w:rPr>
            <w:b/>
            <w:i w:val="0"/>
          </w:rPr>
          <w:t>.</w:t>
        </w:r>
      </w:ins>
    </w:p>
    <w:p w14:paraId="587AB03E" w14:textId="0B6E8ADB" w:rsidR="007A6D8C" w:rsidRDefault="007A6D8C" w:rsidP="007103C1">
      <w:pPr>
        <w:pStyle w:val="aQ"/>
        <w:rPr>
          <w:b/>
          <w:i w:val="0"/>
        </w:rPr>
      </w:pPr>
      <w:r>
        <w:rPr>
          <w:b/>
          <w:i w:val="0"/>
        </w:rPr>
        <w:t>Druk, om de tweede en laatste regel van de functie uit te voeren</w:t>
      </w:r>
      <w:ins w:id="481" w:author="Faber, H." w:date="2017-10-02T13:20:00Z">
        <w:r w:rsidR="00786BBC">
          <w:rPr>
            <w:b/>
            <w:i w:val="0"/>
          </w:rPr>
          <w:t>,</w:t>
        </w:r>
      </w:ins>
      <w:r>
        <w:rPr>
          <w:b/>
          <w:i w:val="0"/>
        </w:rPr>
        <w:t xml:space="preserve"> op F10</w:t>
      </w:r>
    </w:p>
    <w:p w14:paraId="0F2BFC45" w14:textId="773AA847" w:rsidR="007A6D8C" w:rsidRPr="007A6D8C" w:rsidRDefault="007A6D8C" w:rsidP="007103C1">
      <w:pPr>
        <w:pStyle w:val="aQ"/>
        <w:rPr>
          <w:b/>
          <w:i w:val="0"/>
        </w:rPr>
      </w:pPr>
      <w:r>
        <w:rPr>
          <w:b/>
          <w:i w:val="0"/>
        </w:rPr>
        <w:t>Druk, nogmaals op F10</w:t>
      </w:r>
    </w:p>
    <w:p w14:paraId="00F95CFA" w14:textId="77777777" w:rsidR="007A6D8C" w:rsidRDefault="007A6D8C" w:rsidP="007A6D8C">
      <w:pPr>
        <w:pStyle w:val="aQ"/>
        <w:keepNext/>
      </w:pPr>
      <w:r w:rsidRPr="007A6D8C">
        <w:rPr>
          <w:i w:val="0"/>
          <w:noProof/>
          <w:lang w:val="en-US"/>
        </w:rPr>
        <w:drawing>
          <wp:inline distT="0" distB="0" distL="0" distR="0" wp14:anchorId="26C656EA" wp14:editId="1B7B8E2F">
            <wp:extent cx="5760720" cy="11303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130300"/>
                    </a:xfrm>
                    <a:prstGeom prst="rect">
                      <a:avLst/>
                    </a:prstGeom>
                  </pic:spPr>
                </pic:pic>
              </a:graphicData>
            </a:graphic>
          </wp:inline>
        </w:drawing>
      </w:r>
    </w:p>
    <w:p w14:paraId="24DB00B4" w14:textId="30AABC4B" w:rsidR="007103C1" w:rsidRDefault="007A6D8C" w:rsidP="007A6D8C">
      <w:pPr>
        <w:pStyle w:val="Caption"/>
        <w:jc w:val="center"/>
      </w:pPr>
      <w:r>
        <w:t xml:space="preserve">Figuur </w:t>
      </w:r>
      <w:fldSimple w:instr=" SEQ Figuur \* ARABIC ">
        <w:r w:rsidR="00261D27">
          <w:rPr>
            <w:noProof/>
          </w:rPr>
          <w:t>31</w:t>
        </w:r>
      </w:fldSimple>
      <w:r>
        <w:t>: We zijn tijdens het debuggen in de laatste regel van de functie aangekomen. Merk op dat de output-variabele als zijn eind waarde bevat.</w:t>
      </w:r>
    </w:p>
    <w:p w14:paraId="0131A75F" w14:textId="516122A8" w:rsidR="007A6D8C" w:rsidRDefault="007A6D8C" w:rsidP="007A6D8C">
      <w:r>
        <w:t xml:space="preserve">We zijn nu aangekomen bij de laatste regel code van de functie. Ook deze regel wordt uitgevoerd. </w:t>
      </w:r>
    </w:p>
    <w:p w14:paraId="5A7404F1" w14:textId="52068CFF" w:rsidR="007A6D8C" w:rsidRDefault="007A6D8C" w:rsidP="007A6D8C">
      <w:pPr>
        <w:rPr>
          <w:b/>
        </w:rPr>
      </w:pPr>
      <w:r>
        <w:rPr>
          <w:b/>
        </w:rPr>
        <w:t>Druk, nogmaals op F10</w:t>
      </w:r>
    </w:p>
    <w:p w14:paraId="3B7F8C2D" w14:textId="41800B18" w:rsidR="007A6D8C" w:rsidRDefault="007A6D8C" w:rsidP="007A6D8C">
      <w:r>
        <w:lastRenderedPageBreak/>
        <w:t xml:space="preserve">Zie </w:t>
      </w:r>
      <w:r>
        <w:fldChar w:fldCharType="begin"/>
      </w:r>
      <w:r>
        <w:instrText xml:space="preserve"> REF _Ref493586582 \h </w:instrText>
      </w:r>
      <w:r>
        <w:fldChar w:fldCharType="separate"/>
      </w:r>
      <w:r>
        <w:t xml:space="preserve">Figuur </w:t>
      </w:r>
      <w:r>
        <w:rPr>
          <w:noProof/>
        </w:rPr>
        <w:t>32</w:t>
      </w:r>
      <w:r>
        <w:fldChar w:fldCharType="end"/>
      </w:r>
      <w:r>
        <w:t xml:space="preserve">. Je ziet dat </w:t>
      </w:r>
      <w:ins w:id="482" w:author="Faber, H." w:date="2017-10-02T13:20:00Z">
        <w:r w:rsidR="00786BBC">
          <w:t>de</w:t>
        </w:r>
      </w:ins>
      <w:del w:id="483" w:author="Faber, H." w:date="2017-10-02T13:20:00Z">
        <w:r w:rsidDel="00786BBC">
          <w:delText>het</w:delText>
        </w:r>
      </w:del>
      <w:r>
        <w:t xml:space="preserve"> debug-pijl omlaag wijst. Dat betekent dat Matlab gaat stoppen met het uitvoeren van de functie. </w:t>
      </w:r>
      <w:ins w:id="484" w:author="Faber, H." w:date="2017-10-02T13:20:00Z">
        <w:r w:rsidR="00786BBC">
          <w:t>Hierna z</w:t>
        </w:r>
      </w:ins>
      <w:ins w:id="485" w:author="Faber, H." w:date="2017-10-02T13:21:00Z">
        <w:r w:rsidR="00786BBC">
          <w:t>ullen</w:t>
        </w:r>
      </w:ins>
      <w:ins w:id="486" w:author="Faber, H." w:date="2017-10-02T13:20:00Z">
        <w:r w:rsidR="00786BBC">
          <w:t xml:space="preserve"> </w:t>
        </w:r>
      </w:ins>
      <w:del w:id="487" w:author="Faber, H." w:date="2017-10-02T13:21:00Z">
        <w:r w:rsidDel="00786BBC">
          <w:delText xml:space="preserve">Matlab weet dat </w:delText>
        </w:r>
      </w:del>
      <w:r>
        <w:t xml:space="preserve">de functie en de bijbehorende </w:t>
      </w:r>
      <w:proofErr w:type="spellStart"/>
      <w:r>
        <w:t>workspace</w:t>
      </w:r>
      <w:proofErr w:type="spellEnd"/>
      <w:r>
        <w:t xml:space="preserve"> </w:t>
      </w:r>
      <w:del w:id="488" w:author="Faber, H." w:date="2017-10-02T13:21:00Z">
        <w:r w:rsidDel="00786BBC">
          <w:delText xml:space="preserve">kan </w:delText>
        </w:r>
      </w:del>
      <w:r>
        <w:t xml:space="preserve">ophouden te bestaan. </w:t>
      </w:r>
    </w:p>
    <w:p w14:paraId="0B35FF47" w14:textId="77777777" w:rsidR="007A6D8C" w:rsidRDefault="007A6D8C" w:rsidP="007A6D8C">
      <w:pPr>
        <w:keepNext/>
      </w:pPr>
      <w:r w:rsidRPr="007A6D8C">
        <w:rPr>
          <w:b/>
          <w:noProof/>
          <w:lang w:val="en-US"/>
        </w:rPr>
        <w:drawing>
          <wp:inline distT="0" distB="0" distL="0" distR="0" wp14:anchorId="60E04275" wp14:editId="13EC53EC">
            <wp:extent cx="5760720" cy="113030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130300"/>
                    </a:xfrm>
                    <a:prstGeom prst="rect">
                      <a:avLst/>
                    </a:prstGeom>
                  </pic:spPr>
                </pic:pic>
              </a:graphicData>
            </a:graphic>
          </wp:inline>
        </w:drawing>
      </w:r>
    </w:p>
    <w:p w14:paraId="5162AFFE" w14:textId="646CC20A" w:rsidR="007A6D8C" w:rsidRPr="007A6D8C" w:rsidRDefault="007A6D8C" w:rsidP="007A6D8C">
      <w:pPr>
        <w:pStyle w:val="Caption"/>
        <w:jc w:val="center"/>
        <w:rPr>
          <w:b/>
        </w:rPr>
      </w:pPr>
      <w:bookmarkStart w:id="489" w:name="_Ref493586582"/>
      <w:r>
        <w:t xml:space="preserve">Figuur </w:t>
      </w:r>
      <w:fldSimple w:instr=" SEQ Figuur \* ARABIC ">
        <w:r w:rsidR="00261D27">
          <w:rPr>
            <w:noProof/>
          </w:rPr>
          <w:t>32</w:t>
        </w:r>
      </w:fldSimple>
      <w:bookmarkEnd w:id="489"/>
      <w:r>
        <w:t>: het debug pijltje wijst nu naar onderen. Dat betekent dat we uit de functie gaan.</w:t>
      </w:r>
    </w:p>
    <w:p w14:paraId="7AC0B3C6" w14:textId="0E1950D2" w:rsidR="0049163D" w:rsidRDefault="007A6D8C" w:rsidP="0024696D">
      <w:pPr>
        <w:rPr>
          <w:b/>
        </w:rPr>
      </w:pPr>
      <w:r w:rsidRPr="007A6D8C">
        <w:rPr>
          <w:b/>
        </w:rPr>
        <w:t>Druk, nogmaals op F10</w:t>
      </w:r>
      <w:ins w:id="490" w:author="Faber, H." w:date="2017-10-02T13:21:00Z">
        <w:r w:rsidR="00786BBC">
          <w:rPr>
            <w:b/>
          </w:rPr>
          <w:t>.</w:t>
        </w:r>
      </w:ins>
    </w:p>
    <w:p w14:paraId="1192DCFE" w14:textId="15BFE245" w:rsidR="007A6D8C" w:rsidRDefault="007A6D8C" w:rsidP="00261D27">
      <w:pPr>
        <w:pStyle w:val="aA"/>
      </w:pPr>
      <w:r>
        <w:t>We zijn nu teruggesprongen naar het script dat onze functie heeft aangeroepen (</w:t>
      </w:r>
      <w:r>
        <w:fldChar w:fldCharType="begin"/>
      </w:r>
      <w:r>
        <w:instrText xml:space="preserve"> REF _Ref493586727 \h </w:instrText>
      </w:r>
      <w:r w:rsidR="00261D27">
        <w:instrText xml:space="preserve"> \* MERGEFORMAT </w:instrText>
      </w:r>
      <w:r>
        <w:fldChar w:fldCharType="separate"/>
      </w:r>
      <w:r>
        <w:t xml:space="preserve">Figuur </w:t>
      </w:r>
      <w:r>
        <w:rPr>
          <w:noProof/>
        </w:rPr>
        <w:t>33</w:t>
      </w:r>
      <w:r>
        <w:fldChar w:fldCharType="end"/>
      </w:r>
      <w:r>
        <w:t xml:space="preserve">): </w:t>
      </w:r>
    </w:p>
    <w:p w14:paraId="209B43EF" w14:textId="77777777" w:rsidR="007A6D8C" w:rsidRDefault="007A6D8C" w:rsidP="007A6D8C">
      <w:pPr>
        <w:keepNext/>
        <w:jc w:val="center"/>
      </w:pPr>
      <w:r w:rsidRPr="007A6D8C">
        <w:rPr>
          <w:b/>
          <w:noProof/>
          <w:lang w:val="en-US"/>
        </w:rPr>
        <w:drawing>
          <wp:inline distT="0" distB="0" distL="0" distR="0" wp14:anchorId="1FA5B96E" wp14:editId="33C78448">
            <wp:extent cx="3905795" cy="590632"/>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05795" cy="590632"/>
                    </a:xfrm>
                    <a:prstGeom prst="rect">
                      <a:avLst/>
                    </a:prstGeom>
                  </pic:spPr>
                </pic:pic>
              </a:graphicData>
            </a:graphic>
          </wp:inline>
        </w:drawing>
      </w:r>
    </w:p>
    <w:p w14:paraId="13634CD3" w14:textId="166FF4E9" w:rsidR="007A6D8C" w:rsidRDefault="007A6D8C" w:rsidP="007A6D8C">
      <w:pPr>
        <w:pStyle w:val="Caption"/>
        <w:jc w:val="center"/>
      </w:pPr>
      <w:bookmarkStart w:id="491" w:name="_Ref493586727"/>
      <w:r>
        <w:t xml:space="preserve">Figuur </w:t>
      </w:r>
      <w:fldSimple w:instr=" SEQ Figuur \* ARABIC ">
        <w:r w:rsidR="00261D27">
          <w:rPr>
            <w:noProof/>
          </w:rPr>
          <w:t>33</w:t>
        </w:r>
      </w:fldSimple>
      <w:bookmarkEnd w:id="491"/>
      <w:r>
        <w:t>: We zijn nu teruggesprongen naar het script dat de functie heeft aangeroepen.</w:t>
      </w:r>
    </w:p>
    <w:p w14:paraId="67D45EF8" w14:textId="3E95B720" w:rsidR="007A6D8C" w:rsidRPr="007A6D8C" w:rsidRDefault="007A6D8C" w:rsidP="00261D27">
      <w:r>
        <w:t>Op dit exacte moment bevat de variabele y2 nog niet het resultaat van</w:t>
      </w:r>
      <w:r>
        <w:rPr>
          <w:rStyle w:val="acChar"/>
        </w:rPr>
        <w:t xml:space="preserve"> </w:t>
      </w:r>
      <w:proofErr w:type="spellStart"/>
      <w:r>
        <w:rPr>
          <w:rStyle w:val="acChar"/>
        </w:rPr>
        <w:t>y+v</w:t>
      </w:r>
      <w:r w:rsidRPr="007A6D8C">
        <w:rPr>
          <w:rStyle w:val="acChar"/>
        </w:rPr>
        <w:t>i</w:t>
      </w:r>
      <w:r>
        <w:rPr>
          <w:rStyle w:val="acChar"/>
        </w:rPr>
        <w:t>er</w:t>
      </w:r>
      <w:r w:rsidRPr="007A6D8C">
        <w:rPr>
          <w:rStyle w:val="acChar"/>
        </w:rPr>
        <w:t>demachtplustwee</w:t>
      </w:r>
      <w:proofErr w:type="spellEnd"/>
      <w:r w:rsidRPr="007A6D8C">
        <w:rPr>
          <w:rStyle w:val="acChar"/>
        </w:rPr>
        <w:t>(2)</w:t>
      </w:r>
      <w:r w:rsidR="00261D27">
        <w:rPr>
          <w:rStyle w:val="acChar"/>
        </w:rPr>
        <w:t xml:space="preserve">; </w:t>
      </w:r>
      <w:r w:rsidR="00261D27" w:rsidRPr="00786BBC">
        <w:rPr>
          <w:i/>
          <w:rPrChange w:id="492" w:author="Faber, H." w:date="2017-10-02T13:21:00Z">
            <w:rPr/>
          </w:rPrChange>
        </w:rPr>
        <w:t>Pas als we nogmaals op F10 drukken wordt het resultaat van de berekening toegekend aan de variabele y2</w:t>
      </w:r>
      <w:r w:rsidR="00261D27">
        <w:t>:</w:t>
      </w:r>
    </w:p>
    <w:p w14:paraId="2A006F98" w14:textId="683681AA" w:rsidR="007A6D8C" w:rsidRDefault="007A6D8C" w:rsidP="007A6D8C">
      <w:pPr>
        <w:rPr>
          <w:b/>
        </w:rPr>
      </w:pPr>
      <w:r>
        <w:rPr>
          <w:b/>
        </w:rPr>
        <w:t>Druk, nogmaals op F10</w:t>
      </w:r>
      <w:ins w:id="493" w:author="Faber, H." w:date="2017-10-02T13:21:00Z">
        <w:r w:rsidR="00786BBC">
          <w:rPr>
            <w:b/>
          </w:rPr>
          <w:t>.</w:t>
        </w:r>
      </w:ins>
    </w:p>
    <w:p w14:paraId="36838CF7" w14:textId="77777777" w:rsidR="00261D27" w:rsidRDefault="007A6D8C" w:rsidP="00261D27">
      <w:pPr>
        <w:keepNext/>
        <w:jc w:val="center"/>
      </w:pPr>
      <w:r w:rsidRPr="007A6D8C">
        <w:rPr>
          <w:b/>
          <w:noProof/>
          <w:lang w:val="en-US"/>
        </w:rPr>
        <w:drawing>
          <wp:inline distT="0" distB="0" distL="0" distR="0" wp14:anchorId="5FC1D117" wp14:editId="297F4FE6">
            <wp:extent cx="4010585" cy="1028844"/>
            <wp:effectExtent l="0" t="0" r="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10585" cy="1028844"/>
                    </a:xfrm>
                    <a:prstGeom prst="rect">
                      <a:avLst/>
                    </a:prstGeom>
                  </pic:spPr>
                </pic:pic>
              </a:graphicData>
            </a:graphic>
          </wp:inline>
        </w:drawing>
      </w:r>
    </w:p>
    <w:p w14:paraId="1A247EFF" w14:textId="50A01CDF" w:rsidR="00261D27" w:rsidRDefault="00261D27" w:rsidP="00261D27">
      <w:pPr>
        <w:pStyle w:val="Caption"/>
        <w:jc w:val="center"/>
      </w:pPr>
      <w:r>
        <w:t xml:space="preserve">Figuur </w:t>
      </w:r>
      <w:fldSimple w:instr=" SEQ Figuur \* ARABIC ">
        <w:r>
          <w:rPr>
            <w:noProof/>
          </w:rPr>
          <w:t>34</w:t>
        </w:r>
      </w:fldSimple>
      <w:r>
        <w:t>: het resultaat in y2 kan nu worden bekeken. Ga met je muis op de variabele y2 staan en bekijk wat er in staat.</w:t>
      </w:r>
    </w:p>
    <w:p w14:paraId="29807666" w14:textId="77777777" w:rsidR="00261D27" w:rsidRDefault="00261D27">
      <w:pPr>
        <w:rPr>
          <w:i/>
          <w:iCs/>
          <w:color w:val="44546A" w:themeColor="text2"/>
          <w:sz w:val="18"/>
          <w:szCs w:val="18"/>
        </w:rPr>
      </w:pPr>
      <w:r>
        <w:br w:type="page"/>
      </w:r>
    </w:p>
    <w:p w14:paraId="3C054263" w14:textId="33192AA7" w:rsidR="007138EE" w:rsidRDefault="007138EE" w:rsidP="007138EE">
      <w:pPr>
        <w:pStyle w:val="Heading2"/>
      </w:pPr>
      <w:bookmarkStart w:id="494" w:name="_Toc492989529"/>
      <w:commentRangeStart w:id="495"/>
      <w:r>
        <w:lastRenderedPageBreak/>
        <w:t>Nog een voorbeeld: de oppervlakte van een cirkel</w:t>
      </w:r>
      <w:bookmarkEnd w:id="494"/>
      <w:commentRangeEnd w:id="495"/>
      <w:r w:rsidR="00261D27">
        <w:rPr>
          <w:rStyle w:val="CommentReference"/>
          <w:rFonts w:asciiTheme="minorHAnsi" w:eastAsiaTheme="minorHAnsi" w:hAnsiTheme="minorHAnsi" w:cstheme="minorBidi"/>
          <w:color w:val="auto"/>
        </w:rPr>
        <w:commentReference w:id="495"/>
      </w:r>
    </w:p>
    <w:p w14:paraId="30D093DA" w14:textId="6D6209E7" w:rsidR="007138EE" w:rsidRDefault="007138EE" w:rsidP="00DC307A">
      <w:pPr>
        <w:pStyle w:val="BodyText"/>
      </w:pPr>
      <w:r>
        <w:t xml:space="preserve">We gaan nu </w:t>
      </w:r>
      <w:r w:rsidR="00810317">
        <w:t>nog een functie maken.</w:t>
      </w:r>
      <w:r>
        <w:t xml:space="preserve"> </w:t>
      </w:r>
      <w:r w:rsidR="00810317">
        <w:t xml:space="preserve">De uitleg is iets anders, maar behandelt hetzelfde als hiervoor. </w:t>
      </w:r>
      <w:r>
        <w:t xml:space="preserve">De functie heeft als input de </w:t>
      </w:r>
      <w:commentRangeStart w:id="496"/>
      <w:r>
        <w:t>straal</w:t>
      </w:r>
      <w:commentRangeEnd w:id="496"/>
      <w:r w:rsidR="00786BBC">
        <w:rPr>
          <w:rStyle w:val="CommentReference"/>
        </w:rPr>
        <w:commentReference w:id="496"/>
      </w:r>
      <w:r>
        <w:t xml:space="preserve"> van een cirkel en als output de oppervlakte van een cirkel met die straal.</w:t>
      </w:r>
    </w:p>
    <w:p w14:paraId="38D98FDE" w14:textId="7936AF70" w:rsidR="007138EE" w:rsidRDefault="007138EE" w:rsidP="00DC307A">
      <w:pPr>
        <w:pStyle w:val="BodyText"/>
      </w:pPr>
      <w:r>
        <w:t xml:space="preserve">Een </w:t>
      </w:r>
      <w:r w:rsidR="000D1466">
        <w:t>Matlab</w:t>
      </w:r>
      <w:r>
        <w:t xml:space="preserve"> functie begint door een nieuwe file te openen en te beginnen met een regel die het volgende aangeeft:</w:t>
      </w:r>
    </w:p>
    <w:p w14:paraId="0D70FA7D" w14:textId="7D37A71F" w:rsidR="007138EE" w:rsidRDefault="007138EE" w:rsidP="007138EE">
      <w:pPr>
        <w:pStyle w:val="ListParagraph"/>
        <w:numPr>
          <w:ilvl w:val="0"/>
          <w:numId w:val="22"/>
        </w:numPr>
      </w:pPr>
      <w:r>
        <w:t xml:space="preserve">Dat het hier een </w:t>
      </w:r>
      <w:r w:rsidR="000D1466">
        <w:t>Matlab</w:t>
      </w:r>
      <w:r>
        <w:t xml:space="preserve"> functie en geen script betreft</w:t>
      </w:r>
    </w:p>
    <w:p w14:paraId="424641C9" w14:textId="77777777" w:rsidR="007138EE" w:rsidRDefault="007138EE" w:rsidP="007138EE">
      <w:pPr>
        <w:pStyle w:val="ListParagraph"/>
        <w:numPr>
          <w:ilvl w:val="0"/>
          <w:numId w:val="22"/>
        </w:numPr>
      </w:pPr>
      <w:r>
        <w:t xml:space="preserve">Wat de </w:t>
      </w:r>
      <w:proofErr w:type="spellStart"/>
      <w:r>
        <w:t>inputs</w:t>
      </w:r>
      <w:proofErr w:type="spellEnd"/>
      <w:r>
        <w:t xml:space="preserve"> zijn</w:t>
      </w:r>
    </w:p>
    <w:p w14:paraId="1C569496" w14:textId="77777777" w:rsidR="007138EE" w:rsidRDefault="007138EE" w:rsidP="007138EE">
      <w:pPr>
        <w:pStyle w:val="ListParagraph"/>
        <w:numPr>
          <w:ilvl w:val="0"/>
          <w:numId w:val="22"/>
        </w:numPr>
      </w:pPr>
      <w:r>
        <w:t xml:space="preserve">Wat de </w:t>
      </w:r>
      <w:proofErr w:type="spellStart"/>
      <w:r>
        <w:t>outputs</w:t>
      </w:r>
      <w:proofErr w:type="spellEnd"/>
      <w:r>
        <w:t xml:space="preserve"> zijn</w:t>
      </w:r>
    </w:p>
    <w:p w14:paraId="408F0CCB" w14:textId="77777777" w:rsidR="007138EE" w:rsidRDefault="007138EE" w:rsidP="00DC307A">
      <w:pPr>
        <w:pStyle w:val="List"/>
      </w:pPr>
      <w:r>
        <w:t>Voor onze oppervlakte berekening beginnen we met</w:t>
      </w:r>
    </w:p>
    <w:p w14:paraId="21DF79F6" w14:textId="77777777" w:rsidR="00810317" w:rsidRDefault="00810317" w:rsidP="00DC307A">
      <w:pPr>
        <w:pStyle w:val="List"/>
      </w:pPr>
    </w:p>
    <w:p w14:paraId="4AEA9A77" w14:textId="77777777" w:rsidR="007138EE" w:rsidRPr="00ED0AA5" w:rsidRDefault="007138EE" w:rsidP="00DC307A">
      <w:pPr>
        <w:pStyle w:val="List"/>
      </w:pPr>
      <w:proofErr w:type="spellStart"/>
      <w:r w:rsidRPr="00ED0AA5">
        <w:t>function</w:t>
      </w:r>
      <w:proofErr w:type="spellEnd"/>
      <w:r w:rsidRPr="00ED0AA5">
        <w:t xml:space="preserve"> resultaat = oppervlakte(straal)</w:t>
      </w:r>
    </w:p>
    <w:p w14:paraId="45BFCE02" w14:textId="77777777" w:rsidR="00153F93" w:rsidRDefault="007138EE" w:rsidP="00153F93">
      <w:pPr>
        <w:keepNext/>
      </w:pPr>
      <w:r>
        <w:rPr>
          <w:noProof/>
          <w:lang w:val="en-US"/>
        </w:rPr>
        <w:drawing>
          <wp:inline distT="0" distB="0" distL="0" distR="0" wp14:anchorId="61A26BAA" wp14:editId="7E3F4FF9">
            <wp:extent cx="5760720" cy="1762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Functie1.png"/>
                    <pic:cNvPicPr/>
                  </pic:nvPicPr>
                  <pic:blipFill rotWithShape="1">
                    <a:blip r:embed="rId59">
                      <a:extLst>
                        <a:ext uri="{28A0092B-C50C-407E-A947-70E740481C1C}">
                          <a14:useLocalDpi xmlns:a14="http://schemas.microsoft.com/office/drawing/2010/main" val="0"/>
                        </a:ext>
                      </a:extLst>
                    </a:blip>
                    <a:srcRect b="35705"/>
                    <a:stretch/>
                  </pic:blipFill>
                  <pic:spPr bwMode="auto">
                    <a:xfrm>
                      <a:off x="0" y="0"/>
                      <a:ext cx="5760720" cy="1762125"/>
                    </a:xfrm>
                    <a:prstGeom prst="rect">
                      <a:avLst/>
                    </a:prstGeom>
                    <a:ln>
                      <a:noFill/>
                    </a:ln>
                    <a:extLst>
                      <a:ext uri="{53640926-AAD7-44D8-BBD7-CCE9431645EC}">
                        <a14:shadowObscured xmlns:a14="http://schemas.microsoft.com/office/drawing/2010/main"/>
                      </a:ext>
                    </a:extLst>
                  </pic:spPr>
                </pic:pic>
              </a:graphicData>
            </a:graphic>
          </wp:inline>
        </w:drawing>
      </w:r>
    </w:p>
    <w:p w14:paraId="2534B574" w14:textId="3371E2E0" w:rsidR="00990BB5" w:rsidRDefault="00153F93" w:rsidP="00153F93">
      <w:pPr>
        <w:pStyle w:val="Caption"/>
        <w:jc w:val="center"/>
      </w:pPr>
      <w:bookmarkStart w:id="497" w:name="_Ref492987583"/>
      <w:r>
        <w:t xml:space="preserve">Figuur </w:t>
      </w:r>
      <w:fldSimple w:instr=" SEQ Figuur \* ARABIC ">
        <w:r w:rsidR="00261D27">
          <w:rPr>
            <w:noProof/>
          </w:rPr>
          <w:t>35</w:t>
        </w:r>
      </w:fldSimple>
      <w:bookmarkEnd w:id="497"/>
      <w:r>
        <w:t>: een nieuwe functie voor het bereken van de oppervlakte van een cirkel.</w:t>
      </w:r>
    </w:p>
    <w:p w14:paraId="7221DE08" w14:textId="090852CE" w:rsidR="007138EE" w:rsidRDefault="007138EE" w:rsidP="00DC307A">
      <w:pPr>
        <w:pStyle w:val="BodyText"/>
      </w:pPr>
      <w:r>
        <w:t xml:space="preserve">We slaan vervolgens </w:t>
      </w:r>
      <w:ins w:id="498" w:author="Faber, H." w:date="2017-10-02T13:24:00Z">
        <w:r w:rsidR="00A80E34">
          <w:t>het</w:t>
        </w:r>
      </w:ins>
      <w:del w:id="499" w:author="Faber, H." w:date="2017-10-02T13:24:00Z">
        <w:r w:rsidDel="00A80E34">
          <w:delText>de</w:delText>
        </w:r>
      </w:del>
      <w:r>
        <w:t xml:space="preserve"> file op. </w:t>
      </w:r>
      <w:r w:rsidR="000D1466">
        <w:t>Matlab</w:t>
      </w:r>
      <w:r>
        <w:t xml:space="preserve"> zal een suggestie doen, namelijk </w:t>
      </w:r>
      <w:proofErr w:type="spellStart"/>
      <w:r w:rsidRPr="00DB4B34">
        <w:rPr>
          <w:i/>
        </w:rPr>
        <w:t>oppervlakte.m</w:t>
      </w:r>
      <w:proofErr w:type="spellEnd"/>
      <w:r w:rsidRPr="00DB4B34">
        <w:rPr>
          <w:i/>
        </w:rPr>
        <w:t>.</w:t>
      </w:r>
      <w:r>
        <w:t xml:space="preserve"> Het is belangrijk dat de functienaam en de naam van de file hetzelfde zijn.</w:t>
      </w:r>
    </w:p>
    <w:p w14:paraId="184FD045" w14:textId="598073B1" w:rsidR="007138EE" w:rsidRDefault="007138EE" w:rsidP="00DC307A">
      <w:pPr>
        <w:pStyle w:val="BodyText"/>
      </w:pPr>
      <w:r>
        <w:t>We kunnen nu regels code toevoegen om de bewerking compleet te maken. Echter, voordat we dat doen, is het altijd raadzaam o</w:t>
      </w:r>
      <w:ins w:id="500" w:author="Faber, H." w:date="2017-10-02T13:25:00Z">
        <w:r w:rsidR="00A80E34">
          <w:t>m</w:t>
        </w:r>
      </w:ins>
      <w:del w:id="501" w:author="Faber, H." w:date="2017-10-02T13:25:00Z">
        <w:r w:rsidDel="00A80E34">
          <w:delText>p</w:delText>
        </w:r>
      </w:del>
      <w:r>
        <w:t xml:space="preserve"> extra informatie toe te voegen.</w:t>
      </w:r>
    </w:p>
    <w:p w14:paraId="48F5A82E" w14:textId="01DD2E54" w:rsidR="007138EE" w:rsidRDefault="007138EE" w:rsidP="00DC307A">
      <w:pPr>
        <w:pStyle w:val="BodyText"/>
      </w:pPr>
      <w:r>
        <w:t xml:space="preserve">Als je bijvoorbeeld in het </w:t>
      </w:r>
      <w:proofErr w:type="spellStart"/>
      <w:r w:rsidR="00E875A2">
        <w:t>Command</w:t>
      </w:r>
      <w:proofErr w:type="spellEnd"/>
      <w:r w:rsidR="00E875A2">
        <w:t xml:space="preserve"> </w:t>
      </w:r>
      <w:proofErr w:type="spellStart"/>
      <w:r w:rsidR="00E875A2">
        <w:t>Window</w:t>
      </w:r>
      <w:proofErr w:type="spellEnd"/>
      <w:r>
        <w:t xml:space="preserve"> “help </w:t>
      </w:r>
      <w:proofErr w:type="spellStart"/>
      <w:r>
        <w:t>mean</w:t>
      </w:r>
      <w:proofErr w:type="spellEnd"/>
      <w:r>
        <w:t>” intypt, dan krijg je informatie te zien over hoe je de functie moet gebruiken. Voeg altijd deze hul</w:t>
      </w:r>
      <w:del w:id="502" w:author="Faber, H." w:date="2017-10-02T13:25:00Z">
        <w:r w:rsidDel="00A80E34">
          <w:delText xml:space="preserve">p </w:delText>
        </w:r>
      </w:del>
      <w:ins w:id="503" w:author="Faber, H." w:date="2017-10-02T13:25:00Z">
        <w:r w:rsidR="00A80E34">
          <w:t>p</w:t>
        </w:r>
      </w:ins>
      <w:r>
        <w:t>tekst toe</w:t>
      </w:r>
      <w:ins w:id="504" w:author="Faber, H." w:date="2017-10-02T13:25:00Z">
        <w:r w:rsidR="00A80E34">
          <w:t>,</w:t>
        </w:r>
      </w:ins>
      <w:r>
        <w:t xml:space="preserve"> zodat anderen eenvoudig kunnen zien hoe ze de functie moeten gebruiken. </w:t>
      </w:r>
      <w:commentRangeStart w:id="505"/>
      <w:r>
        <w:t>Ook voor jezelf is het goed</w:t>
      </w:r>
      <w:ins w:id="506" w:author="Faber, H." w:date="2017-10-02T13:25:00Z">
        <w:r w:rsidR="00A80E34">
          <w:t>,</w:t>
        </w:r>
      </w:ins>
      <w:r>
        <w:t xml:space="preserve"> omdat het opschrijven meteen een kader biedt voor de code die je later gaat toevoegen</w:t>
      </w:r>
      <w:commentRangeEnd w:id="505"/>
      <w:r w:rsidR="00D057B6">
        <w:rPr>
          <w:rStyle w:val="CommentReference"/>
        </w:rPr>
        <w:commentReference w:id="505"/>
      </w:r>
      <w:r>
        <w:t>.</w:t>
      </w:r>
    </w:p>
    <w:p w14:paraId="1341C0A2" w14:textId="73C27420" w:rsidR="007138EE" w:rsidRDefault="007138EE" w:rsidP="00DC307A">
      <w:pPr>
        <w:pStyle w:val="BodyText"/>
      </w:pPr>
      <w:r>
        <w:t>Hulp-tekst kun je als commentaar meteen achter de eerste regel toevoegen. Commentaar is tekst dat voorafgegaan wordt door een %-teken</w:t>
      </w:r>
      <w:ins w:id="507" w:author="Faber, H." w:date="2017-10-02T13:26:00Z">
        <w:r w:rsidR="00D057B6">
          <w:t xml:space="preserve"> (tekst hierna wordt groen)</w:t>
        </w:r>
      </w:ins>
      <w:r>
        <w:t>.</w:t>
      </w:r>
    </w:p>
    <w:p w14:paraId="37576C7C" w14:textId="77777777" w:rsidR="00153F93" w:rsidRDefault="007138EE" w:rsidP="00153F93">
      <w:pPr>
        <w:keepNext/>
        <w:tabs>
          <w:tab w:val="left" w:pos="5955"/>
        </w:tabs>
      </w:pPr>
      <w:r>
        <w:rPr>
          <w:noProof/>
          <w:lang w:val="en-US"/>
        </w:rPr>
        <w:lastRenderedPageBreak/>
        <w:drawing>
          <wp:inline distT="0" distB="0" distL="0" distR="0" wp14:anchorId="0F42E51E" wp14:editId="145C7882">
            <wp:extent cx="5760720" cy="36150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tlabFunctie2.png"/>
                    <pic:cNvPicPr/>
                  </pic:nvPicPr>
                  <pic:blipFill>
                    <a:blip r:embed="rId60">
                      <a:extLst>
                        <a:ext uri="{28A0092B-C50C-407E-A947-70E740481C1C}">
                          <a14:useLocalDpi xmlns:a14="http://schemas.microsoft.com/office/drawing/2010/main" val="0"/>
                        </a:ext>
                      </a:extLst>
                    </a:blip>
                    <a:stretch>
                      <a:fillRect/>
                    </a:stretch>
                  </pic:blipFill>
                  <pic:spPr>
                    <a:xfrm>
                      <a:off x="0" y="0"/>
                      <a:ext cx="5760720" cy="3615055"/>
                    </a:xfrm>
                    <a:prstGeom prst="rect">
                      <a:avLst/>
                    </a:prstGeom>
                  </pic:spPr>
                </pic:pic>
              </a:graphicData>
            </a:graphic>
          </wp:inline>
        </w:drawing>
      </w:r>
    </w:p>
    <w:p w14:paraId="5C87CB1C" w14:textId="5BB7F099" w:rsidR="007138EE" w:rsidRDefault="00153F93" w:rsidP="00153F93">
      <w:pPr>
        <w:pStyle w:val="Caption"/>
        <w:jc w:val="center"/>
      </w:pPr>
      <w:r>
        <w:t xml:space="preserve">Figuur </w:t>
      </w:r>
      <w:fldSimple w:instr=" SEQ Figuur \* ARABIC ">
        <w:r w:rsidR="00261D27">
          <w:rPr>
            <w:noProof/>
          </w:rPr>
          <w:t>36</w:t>
        </w:r>
      </w:fldSimple>
      <w:r>
        <w:t>: verder aangevuld.</w:t>
      </w:r>
    </w:p>
    <w:p w14:paraId="6087DD38" w14:textId="05EDF500" w:rsidR="007138EE" w:rsidRPr="00D74EE6" w:rsidRDefault="007138EE" w:rsidP="00810317">
      <w:pPr>
        <w:pStyle w:val="aA"/>
      </w:pPr>
      <w:r w:rsidRPr="00D74EE6">
        <w:t>Voeg nu de overige code toe</w:t>
      </w:r>
      <w:ins w:id="508" w:author="Faber, H." w:date="2017-10-02T13:26:00Z">
        <w:r w:rsidR="00D057B6">
          <w:t>.</w:t>
        </w:r>
      </w:ins>
    </w:p>
    <w:p w14:paraId="1467ACAA" w14:textId="45BF1F54" w:rsidR="007138EE" w:rsidRDefault="007138EE" w:rsidP="00810317">
      <w:pPr>
        <w:pStyle w:val="aA"/>
      </w:pPr>
      <w:r w:rsidRPr="00D74EE6">
        <w:t xml:space="preserve">Test de functie in </w:t>
      </w:r>
      <w:r w:rsidR="000D1466">
        <w:t>Matlab</w:t>
      </w:r>
      <w:r>
        <w:t xml:space="preserve"> door de volgende commando’s uit te voeren:</w:t>
      </w:r>
    </w:p>
    <w:p w14:paraId="6857ABEE" w14:textId="77777777" w:rsidR="007138EE" w:rsidRPr="00951E86" w:rsidRDefault="007138EE" w:rsidP="00484E41">
      <w:pPr>
        <w:pStyle w:val="List"/>
      </w:pPr>
      <w:r w:rsidRPr="00951E86">
        <w:t>oppervlakte(1);</w:t>
      </w:r>
    </w:p>
    <w:p w14:paraId="066BAFD1" w14:textId="77777777" w:rsidR="007138EE" w:rsidRPr="00951E86" w:rsidRDefault="007138EE" w:rsidP="00484E41">
      <w:pPr>
        <w:pStyle w:val="List"/>
      </w:pPr>
      <w:r w:rsidRPr="00951E86">
        <w:t>oppervlakte(10);</w:t>
      </w:r>
    </w:p>
    <w:p w14:paraId="1F49B113" w14:textId="13FEB5F3" w:rsidR="007138EE" w:rsidRPr="00261D27" w:rsidRDefault="007138EE" w:rsidP="00261D27">
      <w:pPr>
        <w:pStyle w:val="List"/>
      </w:pPr>
      <w:r w:rsidRPr="00951E86">
        <w:t>op</w:t>
      </w:r>
      <w:r w:rsidR="00261D27">
        <w:t>pervlakte([1 10 100]);</w:t>
      </w:r>
    </w:p>
    <w:p w14:paraId="691AE5F7" w14:textId="77777777" w:rsidR="007138EE" w:rsidRPr="00D74EE6" w:rsidRDefault="007138EE" w:rsidP="004409C2">
      <w:pPr>
        <w:pStyle w:val="aA"/>
      </w:pPr>
      <w:r w:rsidRPr="00D74EE6">
        <w:t xml:space="preserve">Hieronder volgen een aantal </w:t>
      </w:r>
      <w:r>
        <w:t xml:space="preserve">andere </w:t>
      </w:r>
      <w:r w:rsidRPr="00D74EE6">
        <w:t>voorbeelden. Komen jouw antwoorden overeen?</w:t>
      </w:r>
    </w:p>
    <w:p w14:paraId="485EE232" w14:textId="77777777" w:rsidR="00153F93" w:rsidRDefault="007138EE" w:rsidP="00153F93">
      <w:pPr>
        <w:keepNext/>
        <w:tabs>
          <w:tab w:val="left" w:pos="5955"/>
        </w:tabs>
        <w:jc w:val="center"/>
      </w:pPr>
      <w:r>
        <w:rPr>
          <w:noProof/>
          <w:lang w:val="en-US"/>
        </w:rPr>
        <w:lastRenderedPageBreak/>
        <w:drawing>
          <wp:inline distT="0" distB="0" distL="0" distR="0" wp14:anchorId="3A87C714" wp14:editId="4775C892">
            <wp:extent cx="3114675" cy="4068958"/>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tlabFunctie4.png"/>
                    <pic:cNvPicPr/>
                  </pic:nvPicPr>
                  <pic:blipFill rotWithShape="1">
                    <a:blip r:embed="rId61">
                      <a:extLst>
                        <a:ext uri="{28A0092B-C50C-407E-A947-70E740481C1C}">
                          <a14:useLocalDpi xmlns:a14="http://schemas.microsoft.com/office/drawing/2010/main" val="0"/>
                        </a:ext>
                      </a:extLst>
                    </a:blip>
                    <a:srcRect r="61144" b="6611"/>
                    <a:stretch/>
                  </pic:blipFill>
                  <pic:spPr bwMode="auto">
                    <a:xfrm>
                      <a:off x="0" y="0"/>
                      <a:ext cx="3121993" cy="4078518"/>
                    </a:xfrm>
                    <a:prstGeom prst="rect">
                      <a:avLst/>
                    </a:prstGeom>
                    <a:ln>
                      <a:noFill/>
                    </a:ln>
                    <a:extLst>
                      <a:ext uri="{53640926-AAD7-44D8-BBD7-CCE9431645EC}">
                        <a14:shadowObscured xmlns:a14="http://schemas.microsoft.com/office/drawing/2010/main"/>
                      </a:ext>
                    </a:extLst>
                  </pic:spPr>
                </pic:pic>
              </a:graphicData>
            </a:graphic>
          </wp:inline>
        </w:drawing>
      </w:r>
    </w:p>
    <w:p w14:paraId="47F51A2F" w14:textId="7F81E288" w:rsidR="007138EE" w:rsidRDefault="00153F93" w:rsidP="00153F93">
      <w:pPr>
        <w:pStyle w:val="Caption"/>
        <w:jc w:val="center"/>
      </w:pPr>
      <w:r>
        <w:t xml:space="preserve">Figuur </w:t>
      </w:r>
      <w:fldSimple w:instr=" SEQ Figuur \* ARABIC ">
        <w:r w:rsidR="00261D27">
          <w:rPr>
            <w:noProof/>
          </w:rPr>
          <w:t>37</w:t>
        </w:r>
      </w:fldSimple>
      <w:r>
        <w:t>: de output</w:t>
      </w:r>
      <w:r w:rsidR="00E85BB1">
        <w:t xml:space="preserve"> van de zelfgeschreven functie oppervlakte() </w:t>
      </w:r>
      <w:del w:id="509" w:author="Faber, H." w:date="2017-09-26T11:14:00Z">
        <w:r w:rsidDel="00556B25">
          <w:delText xml:space="preserve"> </w:delText>
        </w:r>
      </w:del>
      <w:r>
        <w:t xml:space="preserve">in het </w:t>
      </w:r>
      <w:proofErr w:type="spellStart"/>
      <w:r>
        <w:t>Command</w:t>
      </w:r>
      <w:proofErr w:type="spellEnd"/>
      <w:r>
        <w:t xml:space="preserve"> </w:t>
      </w:r>
      <w:proofErr w:type="spellStart"/>
      <w:r>
        <w:t>Window</w:t>
      </w:r>
      <w:proofErr w:type="spellEnd"/>
      <w:r w:rsidR="00E85BB1">
        <w:t>.</w:t>
      </w:r>
    </w:p>
    <w:p w14:paraId="6522E105" w14:textId="77777777" w:rsidR="00810317" w:rsidRDefault="00810317" w:rsidP="00810317">
      <w:pPr>
        <w:pStyle w:val="aA"/>
      </w:pPr>
    </w:p>
    <w:p w14:paraId="20FA54AB" w14:textId="14DCC0C4" w:rsidR="007138EE" w:rsidRDefault="007138EE" w:rsidP="00810317">
      <w:pPr>
        <w:pStyle w:val="aA"/>
      </w:pPr>
      <w:r w:rsidRPr="00D74EE6">
        <w:t>Check de help</w:t>
      </w:r>
      <w:del w:id="510" w:author="Faber, H." w:date="2017-10-02T13:27:00Z">
        <w:r w:rsidRPr="00D74EE6" w:rsidDel="00D057B6">
          <w:delText xml:space="preserve"> </w:delText>
        </w:r>
      </w:del>
      <w:r w:rsidRPr="00D74EE6">
        <w:t xml:space="preserve">tekst door </w:t>
      </w:r>
      <w:r w:rsidRPr="00D74EE6">
        <w:rPr>
          <w:rFonts w:ascii="Consolas" w:hAnsi="Consolas"/>
        </w:rPr>
        <w:t>help oppervlakte</w:t>
      </w:r>
      <w:r w:rsidRPr="00D74EE6">
        <w:t xml:space="preserve"> in te toetsen</w:t>
      </w:r>
      <w:r>
        <w:t xml:space="preserve">. </w:t>
      </w:r>
    </w:p>
    <w:p w14:paraId="3E8EE48F" w14:textId="77777777" w:rsidR="007138EE" w:rsidRPr="00DC307A" w:rsidRDefault="007138EE" w:rsidP="00810317">
      <w:r w:rsidRPr="00DC307A">
        <w:t>Je kunt, zoals in het derde voorbeeld hierboven, ook een vector van stralen invoeren. Dit werkt echter alleen als de elementen bij het kwadrateren puntsgewijs vermenigvuldigd worden. Is dit bij jouw functie het geval?</w:t>
      </w:r>
    </w:p>
    <w:p w14:paraId="0AE323E2" w14:textId="77777777" w:rsidR="007138EE" w:rsidRDefault="007138EE" w:rsidP="007138EE">
      <w:r>
        <w:br w:type="page"/>
      </w:r>
    </w:p>
    <w:p w14:paraId="46E45816" w14:textId="77777777" w:rsidR="007138EE" w:rsidRDefault="007138EE" w:rsidP="007138EE">
      <w:pPr>
        <w:pStyle w:val="Heading2"/>
      </w:pPr>
      <w:bookmarkStart w:id="511" w:name="_Toc492989530"/>
      <w:r>
        <w:lastRenderedPageBreak/>
        <w:t>Vragen en opdrachten</w:t>
      </w:r>
      <w:bookmarkEnd w:id="511"/>
    </w:p>
    <w:p w14:paraId="41142CAB" w14:textId="36FEC656" w:rsidR="007138EE" w:rsidRDefault="007138EE" w:rsidP="007138EE">
      <w:pPr>
        <w:pStyle w:val="ListParagraph"/>
        <w:numPr>
          <w:ilvl w:val="0"/>
          <w:numId w:val="24"/>
        </w:numPr>
        <w:tabs>
          <w:tab w:val="left" w:pos="5955"/>
        </w:tabs>
      </w:pPr>
      <w:r>
        <w:t xml:space="preserve">Hoe kun je in </w:t>
      </w:r>
      <w:r w:rsidR="000D1466">
        <w:t>Matlab</w:t>
      </w:r>
      <w:r>
        <w:t xml:space="preserve"> opzoeken hoe je de functie </w:t>
      </w:r>
      <w:proofErr w:type="spellStart"/>
      <w:r w:rsidRPr="002D6687">
        <w:rPr>
          <w:rFonts w:ascii="Consolas" w:hAnsi="Consolas"/>
          <w:b/>
        </w:rPr>
        <w:t>round</w:t>
      </w:r>
      <w:proofErr w:type="spellEnd"/>
      <w:r>
        <w:t xml:space="preserve"> moet gebruiken?</w:t>
      </w:r>
    </w:p>
    <w:p w14:paraId="3E026C72" w14:textId="77777777" w:rsidR="007138EE" w:rsidRDefault="007138EE" w:rsidP="007138EE">
      <w:pPr>
        <w:pStyle w:val="ListParagraph"/>
        <w:numPr>
          <w:ilvl w:val="0"/>
          <w:numId w:val="24"/>
        </w:numPr>
        <w:tabs>
          <w:tab w:val="left" w:pos="5955"/>
        </w:tabs>
      </w:pPr>
      <w:r>
        <w:t>Hoe kan je ervoor zorgen dat een vermenigvuldiging of machtsverheffing tussen twee vectoren of matrices puntsgewijs wordt uitgevoerd?</w:t>
      </w:r>
    </w:p>
    <w:p w14:paraId="7E072076" w14:textId="77777777" w:rsidR="007138EE" w:rsidRDefault="007138EE" w:rsidP="007138EE">
      <w:pPr>
        <w:pStyle w:val="ListParagraph"/>
        <w:numPr>
          <w:ilvl w:val="0"/>
          <w:numId w:val="24"/>
        </w:numPr>
        <w:tabs>
          <w:tab w:val="left" w:pos="5955"/>
        </w:tabs>
      </w:pPr>
      <w:r>
        <w:t>Als je een functie maakt met de volgende regel</w:t>
      </w:r>
    </w:p>
    <w:p w14:paraId="727540E8" w14:textId="77777777" w:rsidR="007138EE" w:rsidRPr="002D6687" w:rsidRDefault="007138EE" w:rsidP="007138EE">
      <w:pPr>
        <w:pStyle w:val="ListParagraph"/>
        <w:tabs>
          <w:tab w:val="left" w:pos="5955"/>
        </w:tabs>
        <w:ind w:left="1440"/>
        <w:rPr>
          <w:rFonts w:ascii="Consolas" w:hAnsi="Consolas"/>
        </w:rPr>
      </w:pPr>
      <w:proofErr w:type="spellStart"/>
      <w:r w:rsidRPr="002D6687">
        <w:rPr>
          <w:rFonts w:ascii="Consolas" w:hAnsi="Consolas"/>
        </w:rPr>
        <w:t>function</w:t>
      </w:r>
      <w:proofErr w:type="spellEnd"/>
      <w:r w:rsidRPr="002D6687">
        <w:rPr>
          <w:rFonts w:ascii="Consolas" w:hAnsi="Consolas"/>
        </w:rPr>
        <w:t xml:space="preserve"> resultaat = test1(a)</w:t>
      </w:r>
    </w:p>
    <w:p w14:paraId="1747EFCE" w14:textId="77777777" w:rsidR="007138EE" w:rsidRDefault="007138EE" w:rsidP="007138EE">
      <w:pPr>
        <w:pStyle w:val="ListParagraph"/>
        <w:tabs>
          <w:tab w:val="left" w:pos="5955"/>
        </w:tabs>
      </w:pPr>
      <w:r>
        <w:t>Hoe kun je dan het beste de filenaam noemen als je deze functie op wil slaan?</w:t>
      </w:r>
    </w:p>
    <w:p w14:paraId="3DC77E7D" w14:textId="73DBE8C8" w:rsidR="007138EE" w:rsidRPr="002D6687" w:rsidRDefault="007138EE" w:rsidP="007138EE">
      <w:pPr>
        <w:pStyle w:val="ListParagraph"/>
        <w:numPr>
          <w:ilvl w:val="0"/>
          <w:numId w:val="24"/>
        </w:numPr>
        <w:tabs>
          <w:tab w:val="left" w:pos="5955"/>
        </w:tabs>
      </w:pPr>
      <w:r>
        <w:t xml:space="preserve">Hoe bereken je het gemiddelde van de vector </w:t>
      </w:r>
      <w:r w:rsidRPr="002D6687">
        <w:rPr>
          <w:rFonts w:ascii="Consolas" w:hAnsi="Consolas"/>
        </w:rPr>
        <w:t>v = [1 2 3 4 5];</w:t>
      </w:r>
      <w:ins w:id="512" w:author="Faber, H." w:date="2017-10-02T13:28:00Z">
        <w:r w:rsidR="00D057B6">
          <w:rPr>
            <w:rFonts w:ascii="Consolas" w:hAnsi="Consolas"/>
          </w:rPr>
          <w:t xml:space="preserve"> zonder zelf de hele berekening in te tikken</w:t>
        </w:r>
      </w:ins>
      <w:r w:rsidRPr="002D6687">
        <w:rPr>
          <w:rFonts w:ascii="Calibri" w:hAnsi="Calibri"/>
        </w:rPr>
        <w:t>?</w:t>
      </w:r>
    </w:p>
    <w:p w14:paraId="294C5448" w14:textId="364EC481" w:rsidR="007138EE" w:rsidRPr="00D5500E" w:rsidRDefault="007138EE" w:rsidP="007138EE">
      <w:pPr>
        <w:pStyle w:val="ListParagraph"/>
        <w:numPr>
          <w:ilvl w:val="0"/>
          <w:numId w:val="24"/>
        </w:numPr>
        <w:tabs>
          <w:tab w:val="left" w:pos="5955"/>
        </w:tabs>
      </w:pPr>
      <w:r>
        <w:rPr>
          <w:rFonts w:ascii="Calibri" w:hAnsi="Calibri"/>
        </w:rPr>
        <w:t xml:space="preserve">Bekijk de hulp tekst van de functie </w:t>
      </w:r>
      <w:proofErr w:type="spellStart"/>
      <w:r>
        <w:rPr>
          <w:rFonts w:ascii="Calibri" w:hAnsi="Calibri"/>
        </w:rPr>
        <w:t>round</w:t>
      </w:r>
      <w:proofErr w:type="spellEnd"/>
      <w:r>
        <w:rPr>
          <w:rFonts w:ascii="Calibri" w:hAnsi="Calibri"/>
        </w:rPr>
        <w:t xml:space="preserve"> en geef</w:t>
      </w:r>
      <w:ins w:id="513" w:author="Faber, H." w:date="2017-10-02T13:29:00Z">
        <w:r w:rsidR="00815CC6">
          <w:rPr>
            <w:rFonts w:ascii="Calibri" w:hAnsi="Calibri"/>
          </w:rPr>
          <w:t>,</w:t>
        </w:r>
      </w:ins>
      <w:r>
        <w:rPr>
          <w:rFonts w:ascii="Calibri" w:hAnsi="Calibri"/>
        </w:rPr>
        <w:t xml:space="preserve"> zonder he</w:t>
      </w:r>
      <w:ins w:id="514" w:author="Faber, H." w:date="2017-10-02T13:29:00Z">
        <w:r w:rsidR="00815CC6">
          <w:rPr>
            <w:rFonts w:ascii="Calibri" w:hAnsi="Calibri"/>
          </w:rPr>
          <w:t>m</w:t>
        </w:r>
      </w:ins>
      <w:del w:id="515" w:author="Faber, H." w:date="2017-10-02T13:29:00Z">
        <w:r w:rsidDel="00815CC6">
          <w:rPr>
            <w:rFonts w:ascii="Calibri" w:hAnsi="Calibri"/>
          </w:rPr>
          <w:delText>t</w:delText>
        </w:r>
      </w:del>
      <w:r>
        <w:rPr>
          <w:rFonts w:ascii="Calibri" w:hAnsi="Calibri"/>
        </w:rPr>
        <w:t xml:space="preserve"> uit te voeren</w:t>
      </w:r>
      <w:ins w:id="516" w:author="Faber, H." w:date="2017-10-02T13:29:00Z">
        <w:r w:rsidR="00815CC6">
          <w:rPr>
            <w:rFonts w:ascii="Calibri" w:hAnsi="Calibri"/>
          </w:rPr>
          <w:t>,</w:t>
        </w:r>
      </w:ins>
      <w:r>
        <w:rPr>
          <w:rFonts w:ascii="Calibri" w:hAnsi="Calibri"/>
        </w:rPr>
        <w:t xml:space="preserve"> aan wat het resultaat is van het commando </w:t>
      </w:r>
      <w:proofErr w:type="spellStart"/>
      <w:r w:rsidRPr="002D6687">
        <w:rPr>
          <w:rFonts w:ascii="Consolas" w:hAnsi="Consolas"/>
        </w:rPr>
        <w:t>round</w:t>
      </w:r>
      <w:proofErr w:type="spellEnd"/>
      <w:r w:rsidRPr="002D6687">
        <w:rPr>
          <w:rFonts w:ascii="Consolas" w:hAnsi="Consolas"/>
        </w:rPr>
        <w:t>(3.</w:t>
      </w:r>
      <w:commentRangeStart w:id="517"/>
      <w:r w:rsidRPr="002D6687">
        <w:rPr>
          <w:rFonts w:ascii="Consolas" w:hAnsi="Consolas"/>
        </w:rPr>
        <w:t>14159</w:t>
      </w:r>
      <w:commentRangeEnd w:id="517"/>
      <w:r w:rsidR="00815CC6">
        <w:rPr>
          <w:rStyle w:val="CommentReference"/>
        </w:rPr>
        <w:commentReference w:id="517"/>
      </w:r>
      <w:r w:rsidRPr="002D6687">
        <w:rPr>
          <w:rFonts w:ascii="Consolas" w:hAnsi="Consolas"/>
        </w:rPr>
        <w:t>,3);</w:t>
      </w:r>
    </w:p>
    <w:p w14:paraId="704A23F2" w14:textId="1BDB9E4E" w:rsidR="007138EE" w:rsidRDefault="00D5500E" w:rsidP="00D5500E">
      <w:pPr>
        <w:pStyle w:val="ListParagraph"/>
        <w:numPr>
          <w:ilvl w:val="0"/>
          <w:numId w:val="24"/>
        </w:numPr>
        <w:tabs>
          <w:tab w:val="left" w:pos="5955"/>
        </w:tabs>
      </w:pPr>
      <w:r>
        <w:rPr>
          <w:rFonts w:ascii="Calibri" w:hAnsi="Calibri"/>
        </w:rPr>
        <w:t>Welke functie wordt gebruikt voor het berekenen van de standaarddeviatie?</w:t>
      </w:r>
    </w:p>
    <w:p w14:paraId="6751FA4A" w14:textId="77777777" w:rsidR="007138EE" w:rsidRDefault="007138EE" w:rsidP="007138EE">
      <w:r>
        <w:br w:type="page"/>
      </w:r>
    </w:p>
    <w:p w14:paraId="4EFBE0FE" w14:textId="77777777" w:rsidR="007138EE" w:rsidRDefault="007138EE" w:rsidP="007138EE">
      <w:pPr>
        <w:tabs>
          <w:tab w:val="left" w:pos="5955"/>
        </w:tabs>
      </w:pPr>
    </w:p>
    <w:p w14:paraId="2FF350A2" w14:textId="77777777" w:rsidR="007138EE" w:rsidRDefault="007138EE" w:rsidP="007138EE">
      <w:pPr>
        <w:pStyle w:val="Heading2"/>
      </w:pPr>
      <w:bookmarkStart w:id="519" w:name="_Toc492989531"/>
      <w:r>
        <w:t>Antwoorden</w:t>
      </w:r>
      <w:bookmarkEnd w:id="519"/>
    </w:p>
    <w:p w14:paraId="246920F5" w14:textId="77777777" w:rsidR="007138EE" w:rsidRPr="002D6687" w:rsidRDefault="007138EE" w:rsidP="007138EE">
      <w:pPr>
        <w:pStyle w:val="ListParagraph"/>
        <w:numPr>
          <w:ilvl w:val="0"/>
          <w:numId w:val="23"/>
        </w:numPr>
        <w:tabs>
          <w:tab w:val="left" w:pos="5955"/>
        </w:tabs>
        <w:rPr>
          <w:lang w:val="en-US"/>
        </w:rPr>
      </w:pPr>
      <w:proofErr w:type="spellStart"/>
      <w:r w:rsidRPr="002D6687">
        <w:rPr>
          <w:lang w:val="en-US"/>
        </w:rPr>
        <w:t>M.b.v</w:t>
      </w:r>
      <w:proofErr w:type="spellEnd"/>
      <w:r w:rsidRPr="002D6687">
        <w:rPr>
          <w:lang w:val="en-US"/>
        </w:rPr>
        <w:t xml:space="preserve">. het commando </w:t>
      </w:r>
      <w:r w:rsidRPr="002D6687">
        <w:rPr>
          <w:rFonts w:ascii="Consolas" w:hAnsi="Consolas"/>
          <w:lang w:val="en-US"/>
        </w:rPr>
        <w:t>help round</w:t>
      </w:r>
    </w:p>
    <w:p w14:paraId="70222321" w14:textId="77777777" w:rsidR="007138EE" w:rsidRPr="002D6687" w:rsidRDefault="007138EE" w:rsidP="007138EE">
      <w:pPr>
        <w:pStyle w:val="ListParagraph"/>
        <w:numPr>
          <w:ilvl w:val="0"/>
          <w:numId w:val="23"/>
        </w:numPr>
        <w:tabs>
          <w:tab w:val="left" w:pos="5955"/>
        </w:tabs>
      </w:pPr>
      <w:r w:rsidRPr="002D6687">
        <w:t xml:space="preserve">M.b.v. een “.” </w:t>
      </w:r>
      <w:r>
        <w:t xml:space="preserve">; bijvoorbeeld </w:t>
      </w:r>
      <w:r w:rsidRPr="002D6687">
        <w:rPr>
          <w:rFonts w:ascii="Consolas" w:hAnsi="Consolas"/>
        </w:rPr>
        <w:t>straal.^2</w:t>
      </w:r>
    </w:p>
    <w:p w14:paraId="68AA97CE" w14:textId="4F9816CA" w:rsidR="007138EE" w:rsidRDefault="00B97410" w:rsidP="007138EE">
      <w:pPr>
        <w:pStyle w:val="ListParagraph"/>
        <w:numPr>
          <w:ilvl w:val="0"/>
          <w:numId w:val="23"/>
        </w:numPr>
        <w:tabs>
          <w:tab w:val="left" w:pos="5955"/>
        </w:tabs>
      </w:pPr>
      <w:r>
        <w:t>t</w:t>
      </w:r>
      <w:r w:rsidR="007138EE">
        <w:t>est</w:t>
      </w:r>
      <w:r w:rsidR="00DB551C">
        <w:t>1</w:t>
      </w:r>
      <w:r w:rsidR="007138EE">
        <w:t>.m</w:t>
      </w:r>
    </w:p>
    <w:p w14:paraId="738EAC8C" w14:textId="77777777" w:rsidR="007138EE" w:rsidRPr="002D6687" w:rsidRDefault="007138EE" w:rsidP="007138EE">
      <w:pPr>
        <w:pStyle w:val="ListParagraph"/>
        <w:numPr>
          <w:ilvl w:val="0"/>
          <w:numId w:val="23"/>
        </w:numPr>
        <w:tabs>
          <w:tab w:val="left" w:pos="5955"/>
        </w:tabs>
        <w:rPr>
          <w:lang w:val="en-US"/>
        </w:rPr>
      </w:pPr>
      <w:proofErr w:type="spellStart"/>
      <w:r w:rsidRPr="002D6687">
        <w:rPr>
          <w:lang w:val="en-US"/>
        </w:rPr>
        <w:t>M.b.v</w:t>
      </w:r>
      <w:proofErr w:type="spellEnd"/>
      <w:r w:rsidRPr="002D6687">
        <w:rPr>
          <w:lang w:val="en-US"/>
        </w:rPr>
        <w:t xml:space="preserve">. het commando </w:t>
      </w:r>
      <w:r w:rsidRPr="002D6687">
        <w:rPr>
          <w:rFonts w:ascii="Consolas" w:hAnsi="Consolas"/>
          <w:lang w:val="en-US"/>
        </w:rPr>
        <w:t>mean(v)</w:t>
      </w:r>
    </w:p>
    <w:p w14:paraId="437E7A95" w14:textId="18AF24B8" w:rsidR="007138EE" w:rsidRDefault="007138EE" w:rsidP="007138EE">
      <w:pPr>
        <w:pStyle w:val="ListParagraph"/>
        <w:numPr>
          <w:ilvl w:val="0"/>
          <w:numId w:val="23"/>
        </w:numPr>
        <w:tabs>
          <w:tab w:val="left" w:pos="5955"/>
        </w:tabs>
        <w:rPr>
          <w:lang w:val="en-US"/>
        </w:rPr>
      </w:pPr>
      <w:r>
        <w:rPr>
          <w:lang w:val="en-US"/>
        </w:rPr>
        <w:t>3.1</w:t>
      </w:r>
      <w:r w:rsidR="00B97410">
        <w:rPr>
          <w:lang w:val="en-US"/>
        </w:rPr>
        <w:t>2</w:t>
      </w:r>
      <w:r>
        <w:rPr>
          <w:lang w:val="en-US"/>
        </w:rPr>
        <w:t>2</w:t>
      </w:r>
      <w:r w:rsidR="00B97410">
        <w:rPr>
          <w:lang w:val="en-US"/>
        </w:rPr>
        <w:t>0</w:t>
      </w:r>
    </w:p>
    <w:p w14:paraId="291B03E1" w14:textId="4CAF3439" w:rsidR="00AA20CE" w:rsidRPr="006B1C30" w:rsidRDefault="00AA20CE" w:rsidP="007138EE">
      <w:pPr>
        <w:pStyle w:val="ListParagraph"/>
        <w:numPr>
          <w:ilvl w:val="0"/>
          <w:numId w:val="23"/>
        </w:numPr>
        <w:tabs>
          <w:tab w:val="left" w:pos="5955"/>
        </w:tabs>
        <w:rPr>
          <w:lang w:val="en-US"/>
        </w:rPr>
      </w:pPr>
      <w:proofErr w:type="spellStart"/>
      <w:r>
        <w:rPr>
          <w:lang w:val="en-US"/>
        </w:rPr>
        <w:t>Std</w:t>
      </w:r>
      <w:proofErr w:type="spellEnd"/>
      <w:r>
        <w:rPr>
          <w:lang w:val="en-US"/>
        </w:rPr>
        <w:t>()</w:t>
      </w:r>
    </w:p>
    <w:p w14:paraId="66318C8E" w14:textId="77777777" w:rsidR="00EA54D9" w:rsidRDefault="00EA54D9" w:rsidP="00673EB6"/>
    <w:sectPr w:rsidR="00EA54D9" w:rsidSect="00673EB6">
      <w:headerReference w:type="even" r:id="rId62"/>
      <w:headerReference w:type="default" r:id="rId63"/>
      <w:footerReference w:type="even" r:id="rId64"/>
      <w:footerReference w:type="default" r:id="rId65"/>
      <w:headerReference w:type="first" r:id="rId66"/>
      <w:footerReference w:type="first" r:id="rId67"/>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7" w:author="Faber, H." w:date="2017-09-26T11:05:00Z" w:initials="FH">
    <w:p w14:paraId="738DD28D" w14:textId="5B9EEC68" w:rsidR="00A80E34" w:rsidRDefault="00A80E34">
      <w:pPr>
        <w:pStyle w:val="CommentText"/>
      </w:pPr>
      <w:r>
        <w:rPr>
          <w:rStyle w:val="CommentReference"/>
        </w:rPr>
        <w:annotationRef/>
      </w:r>
      <w:r>
        <w:t>Dat weten we nou zo langzamerhand wel</w:t>
      </w:r>
    </w:p>
  </w:comment>
  <w:comment w:id="70" w:author="Faber, H." w:date="2017-09-26T11:05:00Z" w:initials="FH">
    <w:p w14:paraId="7AE0447E" w14:textId="0DAD10C5" w:rsidR="00A80E34" w:rsidRDefault="00A80E34">
      <w:pPr>
        <w:pStyle w:val="CommentText"/>
      </w:pPr>
      <w:r>
        <w:rPr>
          <w:rStyle w:val="CommentReference"/>
        </w:rPr>
        <w:annotationRef/>
      </w:r>
      <w:r>
        <w:t>Dit zijn geen opdrachten die je direct kunt uitvoeren. Ik zou het tips noemen.</w:t>
      </w:r>
    </w:p>
  </w:comment>
  <w:comment w:id="278" w:author="Faber, H." w:date="2017-09-26T13:53:00Z" w:initials="FH">
    <w:p w14:paraId="251E718F" w14:textId="7A4E9D1F" w:rsidR="00A80E34" w:rsidRDefault="00A80E34">
      <w:pPr>
        <w:pStyle w:val="CommentText"/>
      </w:pPr>
      <w:r>
        <w:rPr>
          <w:rStyle w:val="CommentReference"/>
        </w:rPr>
        <w:annotationRef/>
      </w:r>
      <w:r>
        <w:t>Vage vraag</w:t>
      </w:r>
    </w:p>
  </w:comment>
  <w:comment w:id="361" w:author="Faber, H." w:date="2017-09-26T17:16:00Z" w:initials="FH">
    <w:p w14:paraId="3073A1D2" w14:textId="1496A6D4" w:rsidR="00A80E34" w:rsidRDefault="00A80E34">
      <w:pPr>
        <w:pStyle w:val="CommentText"/>
      </w:pPr>
      <w:r>
        <w:rPr>
          <w:rStyle w:val="CommentReference"/>
        </w:rPr>
        <w:annotationRef/>
      </w:r>
      <w:r>
        <w:t>Vage vraag</w:t>
      </w:r>
    </w:p>
  </w:comment>
  <w:comment w:id="424" w:author="Faber, H." w:date="2017-09-26T17:28:00Z" w:initials="FH">
    <w:p w14:paraId="62EFA43A" w14:textId="04AC43AC" w:rsidR="00A80E34" w:rsidRDefault="00A80E34">
      <w:pPr>
        <w:pStyle w:val="CommentText"/>
      </w:pPr>
      <w:r>
        <w:rPr>
          <w:rStyle w:val="CommentReference"/>
        </w:rPr>
        <w:annotationRef/>
      </w:r>
      <w:r>
        <w:t>Wezenloos voorbeeld</w:t>
      </w:r>
    </w:p>
  </w:comment>
  <w:comment w:id="441" w:author="Faber, H." w:date="2017-10-02T13:07:00Z" w:initials="FH">
    <w:p w14:paraId="4A8A8F5B" w14:textId="3FA91ED2" w:rsidR="00A80E34" w:rsidRDefault="00A80E34">
      <w:pPr>
        <w:pStyle w:val="CommentText"/>
      </w:pPr>
      <w:r>
        <w:rPr>
          <w:rStyle w:val="CommentReference"/>
        </w:rPr>
        <w:annotationRef/>
      </w:r>
      <w:r>
        <w:t>Klinkt niet als een goede en overtuigende verklaring voor studenten denk ik</w:t>
      </w:r>
    </w:p>
  </w:comment>
  <w:comment w:id="476" w:author="Faber, H." w:date="2017-10-02T13:18:00Z" w:initials="FH">
    <w:p w14:paraId="0BB6BA1B" w14:textId="0CBA1DDA" w:rsidR="00A80E34" w:rsidRDefault="00A80E34">
      <w:pPr>
        <w:pStyle w:val="CommentText"/>
      </w:pPr>
      <w:r>
        <w:rPr>
          <w:rStyle w:val="CommentReference"/>
        </w:rPr>
        <w:annotationRef/>
      </w:r>
      <w:r>
        <w:t xml:space="preserve">De lezer gaat hier wellicht denken: wat is dan </w:t>
      </w:r>
      <w:proofErr w:type="spellStart"/>
      <w:r>
        <w:t>uberhaupt</w:t>
      </w:r>
      <w:proofErr w:type="spellEnd"/>
      <w:r>
        <w:t xml:space="preserve"> het nut van functies. Is dit eerder goed uitgelegd? Zo ja, dan daarnaar verwijzen?</w:t>
      </w:r>
    </w:p>
  </w:comment>
  <w:comment w:id="477" w:author="Faber, H." w:date="2017-10-02T13:19:00Z" w:initials="FH">
    <w:p w14:paraId="3D003B99" w14:textId="5E0FEBA3" w:rsidR="00A80E34" w:rsidRDefault="00A80E34">
      <w:pPr>
        <w:pStyle w:val="CommentText"/>
      </w:pPr>
      <w:r>
        <w:rPr>
          <w:rStyle w:val="CommentReference"/>
        </w:rPr>
        <w:annotationRef/>
      </w:r>
      <w:r>
        <w:t>Meestal ben ik tegen dus, maar hier niet</w:t>
      </w:r>
    </w:p>
  </w:comment>
  <w:comment w:id="495" w:author="Gebruiker" w:date="2017-09-19T12:21:00Z" w:initials="G">
    <w:p w14:paraId="125667FC" w14:textId="5D92C178" w:rsidR="00A80E34" w:rsidRDefault="00A80E34">
      <w:pPr>
        <w:pStyle w:val="CommentText"/>
      </w:pPr>
      <w:r>
        <w:t xml:space="preserve">MS: </w:t>
      </w:r>
      <w:r>
        <w:rPr>
          <w:rStyle w:val="CommentReference"/>
        </w:rPr>
        <w:annotationRef/>
      </w:r>
      <w:r>
        <w:t xml:space="preserve">Dit is het oorspronkelijke stuk van Alistair. Dit herhaalt nog wat zaken en benadert de werking van een functie op een andere manier. </w:t>
      </w:r>
    </w:p>
  </w:comment>
  <w:comment w:id="496" w:author="Faber, H." w:date="2017-10-02T13:22:00Z" w:initials="FH">
    <w:p w14:paraId="7C3E37A4" w14:textId="1F3F2B39" w:rsidR="00A80E34" w:rsidRDefault="00A80E34">
      <w:pPr>
        <w:pStyle w:val="CommentText"/>
      </w:pPr>
      <w:r>
        <w:rPr>
          <w:rStyle w:val="CommentReference"/>
        </w:rPr>
        <w:annotationRef/>
      </w:r>
      <w:r>
        <w:t xml:space="preserve">Zaag een bot dwars door. Oppervlak aan bot kan je beschrijven met de binnen en buitenstraal. Twee regels extra en je hebt een betekenisvol voorbeeld. Maar gezien de teleurstellende houding van het </w:t>
      </w:r>
      <w:proofErr w:type="spellStart"/>
      <w:r>
        <w:t>wismech</w:t>
      </w:r>
      <w:proofErr w:type="spellEnd"/>
      <w:r>
        <w:t xml:space="preserve"> overleg heb ik er geen fiducie meer in.</w:t>
      </w:r>
    </w:p>
  </w:comment>
  <w:comment w:id="505" w:author="Faber, H." w:date="2017-10-02T13:26:00Z" w:initials="FH">
    <w:p w14:paraId="3A1BA364" w14:textId="383210FC" w:rsidR="00D057B6" w:rsidRDefault="00D057B6">
      <w:pPr>
        <w:pStyle w:val="CommentText"/>
      </w:pPr>
      <w:r>
        <w:rPr>
          <w:rStyle w:val="CommentReference"/>
        </w:rPr>
        <w:annotationRef/>
      </w:r>
      <w:r>
        <w:t>Beetje vage zin voor een eerstejaars</w:t>
      </w:r>
    </w:p>
  </w:comment>
  <w:comment w:id="517" w:author="Faber, H." w:date="2017-10-02T13:29:00Z" w:initials="FH">
    <w:p w14:paraId="06D56328" w14:textId="5F173903" w:rsidR="00815CC6" w:rsidRDefault="00815CC6">
      <w:pPr>
        <w:pStyle w:val="CommentText"/>
      </w:pPr>
      <w:r>
        <w:rPr>
          <w:rStyle w:val="CommentReference"/>
        </w:rPr>
        <w:annotationRef/>
      </w:r>
      <w:r>
        <w:t xml:space="preserve">Gaat dat wel goed met punten en komma’s. Is die ,3 de </w:t>
      </w:r>
      <w:r>
        <w:t>bedoeling?</w:t>
      </w:r>
      <w:bookmarkStart w:id="518" w:name="_GoBack"/>
      <w:bookmarkEnd w:id="518"/>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8DD28D" w15:done="0"/>
  <w15:commentEx w15:paraId="7AE0447E" w15:done="0"/>
  <w15:commentEx w15:paraId="251E718F" w15:done="0"/>
  <w15:commentEx w15:paraId="3073A1D2" w15:done="0"/>
  <w15:commentEx w15:paraId="62EFA43A" w15:done="0"/>
  <w15:commentEx w15:paraId="4A8A8F5B" w15:done="0"/>
  <w15:commentEx w15:paraId="0BB6BA1B" w15:done="0"/>
  <w15:commentEx w15:paraId="3D003B99" w15:done="0"/>
  <w15:commentEx w15:paraId="125667FC" w15:done="0"/>
  <w15:commentEx w15:paraId="7C3E37A4" w15:done="0"/>
  <w15:commentEx w15:paraId="3A1BA364" w15:done="0"/>
  <w15:commentEx w15:paraId="06D5632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838374" w14:textId="77777777" w:rsidR="00A80E34" w:rsidRDefault="00A80E34" w:rsidP="0004441A">
      <w:pPr>
        <w:spacing w:after="0" w:line="240" w:lineRule="auto"/>
      </w:pPr>
      <w:r>
        <w:separator/>
      </w:r>
    </w:p>
  </w:endnote>
  <w:endnote w:type="continuationSeparator" w:id="0">
    <w:p w14:paraId="1F9D79B1" w14:textId="77777777" w:rsidR="00A80E34" w:rsidRDefault="00A80E34"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2579C" w14:textId="77777777" w:rsidR="00A80E34" w:rsidRDefault="00A80E3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1F777" w14:textId="77777777" w:rsidR="00A80E34" w:rsidRPr="00870358" w:rsidRDefault="00A80E34" w:rsidP="00673EB6">
    <w:pPr>
      <w:pStyle w:val="Footer"/>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5C8516D2B2044C94A246F08F3FB591B9"/>
        </w:placeholder>
        <w:dataBinding w:prefixMappings="xmlns:ns0='http://purl.org/dc/elements/1.1/' xmlns:ns1='http://schemas.openxmlformats.org/package/2006/metadata/core-properties' " w:xpath="/ns1:coreProperties[1]/ns0:title[1]" w:storeItemID="{6C3C8BC8-F283-45AE-878A-BAB7291924A1}"/>
        <w:text/>
      </w:sdtPr>
      <w:sdtContent>
        <w:r w:rsidRPr="00870358">
          <w:rPr>
            <w:color w:val="808080" w:themeColor="background1" w:themeShade="80"/>
            <w:sz w:val="18"/>
          </w:rPr>
          <w:t>Biostatica</w:t>
        </w:r>
      </w:sdtContent>
    </w:sdt>
    <w:r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Content>
        <w:r>
          <w:rPr>
            <w:color w:val="808080" w:themeColor="background1" w:themeShade="80"/>
            <w:sz w:val="18"/>
          </w:rPr>
          <w:t>Matlab Wk1.2</w:t>
        </w:r>
      </w:sdtContent>
    </w:sdt>
    <w:r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8975DBAEF987414A980E5A80FF44F1D9"/>
        </w:placeholder>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18"/>
          </w:rPr>
          <w:t>Door Alistair Vardy en Mark Schrauwen</w:t>
        </w:r>
      </w:sdtContent>
    </w:sdt>
    <w:r w:rsidRPr="00870358">
      <w:rPr>
        <w:color w:val="808080" w:themeColor="background1" w:themeShade="80"/>
        <w:sz w:val="18"/>
      </w:rPr>
      <w:t xml:space="preserve">  |  Pagina  </w:t>
    </w:r>
    <w:r w:rsidRPr="00870358">
      <w:rPr>
        <w:color w:val="808080" w:themeColor="background1" w:themeShade="80"/>
        <w:sz w:val="18"/>
      </w:rPr>
      <w:fldChar w:fldCharType="begin"/>
    </w:r>
    <w:r w:rsidRPr="00870358">
      <w:rPr>
        <w:color w:val="808080" w:themeColor="background1" w:themeShade="80"/>
        <w:sz w:val="18"/>
      </w:rPr>
      <w:instrText xml:space="preserve"> PAGE   \* MERGEFORMAT </w:instrText>
    </w:r>
    <w:r w:rsidRPr="00870358">
      <w:rPr>
        <w:color w:val="808080" w:themeColor="background1" w:themeShade="80"/>
        <w:sz w:val="18"/>
      </w:rPr>
      <w:fldChar w:fldCharType="separate"/>
    </w:r>
    <w:r w:rsidR="00815CC6">
      <w:rPr>
        <w:noProof/>
        <w:color w:val="808080" w:themeColor="background1" w:themeShade="80"/>
        <w:sz w:val="18"/>
      </w:rPr>
      <w:t>37</w:t>
    </w:r>
    <w:r w:rsidRPr="00870358">
      <w:rPr>
        <w:color w:val="808080" w:themeColor="background1" w:themeShade="80"/>
        <w:sz w:val="18"/>
      </w:rPr>
      <w:fldChar w:fldCharType="end"/>
    </w:r>
  </w:p>
  <w:p w14:paraId="6E6F5C21" w14:textId="77777777" w:rsidR="00A80E34" w:rsidRDefault="00A80E3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A15BC" w14:textId="77777777" w:rsidR="00A80E34" w:rsidRDefault="00A80E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4BF3EA" w14:textId="77777777" w:rsidR="00A80E34" w:rsidRDefault="00A80E34" w:rsidP="0004441A">
      <w:pPr>
        <w:spacing w:after="0" w:line="240" w:lineRule="auto"/>
      </w:pPr>
      <w:r>
        <w:separator/>
      </w:r>
    </w:p>
  </w:footnote>
  <w:footnote w:type="continuationSeparator" w:id="0">
    <w:p w14:paraId="263210D4" w14:textId="77777777" w:rsidR="00A80E34" w:rsidRDefault="00A80E34" w:rsidP="0004441A">
      <w:pPr>
        <w:spacing w:after="0" w:line="240" w:lineRule="auto"/>
      </w:pPr>
      <w:r>
        <w:continuationSeparator/>
      </w:r>
    </w:p>
  </w:footnote>
  <w:footnote w:id="1">
    <w:p w14:paraId="689C183C" w14:textId="77777777" w:rsidR="00A80E34" w:rsidRPr="00056DA5" w:rsidRDefault="00A80E34" w:rsidP="007138EE">
      <w:pPr>
        <w:pStyle w:val="CommentText"/>
        <w:rPr>
          <w:lang w:val="en-US"/>
        </w:rPr>
      </w:pPr>
      <w:r>
        <w:rPr>
          <w:rStyle w:val="FootnoteReference"/>
        </w:rPr>
        <w:footnoteRef/>
      </w:r>
      <w:r w:rsidRPr="00056DA5">
        <w:rPr>
          <w:lang w:val="en-US"/>
        </w:rPr>
        <w:t xml:space="preserve"> </w:t>
      </w:r>
      <w:r w:rsidRPr="00E0381C">
        <w:rPr>
          <w:lang w:val="en-US"/>
        </w:rPr>
        <w:t xml:space="preserve">Quick and dirty is </w:t>
      </w:r>
      <w:proofErr w:type="spellStart"/>
      <w:r w:rsidRPr="00E0381C">
        <w:rPr>
          <w:lang w:val="en-US"/>
        </w:rPr>
        <w:t>uiteindelijk</w:t>
      </w:r>
      <w:proofErr w:type="spellEnd"/>
      <w:r w:rsidRPr="00E0381C">
        <w:rPr>
          <w:lang w:val="en-US"/>
        </w:rPr>
        <w:t xml:space="preserve"> slow and cumbersome</w:t>
      </w:r>
    </w:p>
  </w:footnote>
  <w:footnote w:id="2">
    <w:p w14:paraId="23A143E8" w14:textId="658C7052" w:rsidR="00A80E34" w:rsidDel="001E24FB" w:rsidRDefault="00A80E34">
      <w:pPr>
        <w:pStyle w:val="FootnoteText"/>
        <w:rPr>
          <w:del w:id="234" w:author="Faber, H." w:date="2017-09-26T13:02:00Z"/>
        </w:rPr>
      </w:pPr>
      <w:del w:id="235" w:author="Faber, H." w:date="2017-09-26T13:02:00Z">
        <w:r w:rsidDel="001E24FB">
          <w:rPr>
            <w:rStyle w:val="FootnoteReference"/>
          </w:rPr>
          <w:footnoteRef/>
        </w:r>
        <w:r w:rsidDel="001E24FB">
          <w:delText xml:space="preserve"> Je kunt ook op shift+F5 drukken.</w:delText>
        </w:r>
      </w:del>
    </w:p>
  </w:footnote>
  <w:footnote w:id="3">
    <w:p w14:paraId="28D73369" w14:textId="3F73ACA0" w:rsidR="00A80E34" w:rsidRDefault="00A80E34">
      <w:pPr>
        <w:pStyle w:val="FootnoteText"/>
      </w:pPr>
      <w:r>
        <w:rPr>
          <w:rStyle w:val="FootnoteReference"/>
        </w:rPr>
        <w:footnoteRef/>
      </w:r>
      <w:r>
        <w:t xml:space="preserve"> De variabele ‘pi’ is een standaard Matlab variabele. </w:t>
      </w:r>
    </w:p>
  </w:footnote>
  <w:footnote w:id="4">
    <w:p w14:paraId="2D32F4D0" w14:textId="40B22712" w:rsidR="00A80E34" w:rsidRPr="00990BB5" w:rsidRDefault="00A80E34">
      <w:pPr>
        <w:pStyle w:val="FootnoteText"/>
      </w:pPr>
      <w:r>
        <w:rPr>
          <w:rStyle w:val="FootnoteReference"/>
        </w:rPr>
        <w:footnoteRef/>
      </w:r>
      <w:r>
        <w:t xml:space="preserve"> </w:t>
      </w:r>
      <w:r w:rsidRPr="00990BB5">
        <w:t>Let op! Het nummer, in</w:t>
      </w:r>
      <w:r>
        <w:t xml:space="preserve"> dit geval 7 kan anders zijn.</w:t>
      </w:r>
    </w:p>
  </w:footnote>
  <w:footnote w:id="5">
    <w:p w14:paraId="4EDB20B3" w14:textId="375825CF" w:rsidR="00A80E34" w:rsidRPr="00990BB5" w:rsidRDefault="00A80E34">
      <w:pPr>
        <w:pStyle w:val="FootnoteText"/>
      </w:pPr>
      <w:r>
        <w:rPr>
          <w:rStyle w:val="FootnoteReference"/>
        </w:rPr>
        <w:footnoteRef/>
      </w:r>
      <w:r>
        <w:t xml:space="preserve"> </w:t>
      </w:r>
      <w:r w:rsidRPr="00990BB5">
        <w:t>Het is echter ook heel normaal er functies</w:t>
      </w:r>
      <w:r>
        <w:t xml:space="preserve"> zijn die geen output teruggeven. Een voorbeeld is hier van is een functie waar je nog nader kennis mee gaat maken: plot().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60BF9" w14:textId="77777777" w:rsidR="00A80E34" w:rsidRDefault="00A80E3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8F902" w14:textId="77777777" w:rsidR="00A80E34" w:rsidRDefault="00A80E3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B8F05" w14:textId="77777777" w:rsidR="00A80E34" w:rsidRDefault="00A80E3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52C23B96"/>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93047764"/>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0126335B"/>
    <w:multiLevelType w:val="hybridMultilevel"/>
    <w:tmpl w:val="CF5807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16956A7"/>
    <w:multiLevelType w:val="hybridMultilevel"/>
    <w:tmpl w:val="17601AB6"/>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F8635F3"/>
    <w:multiLevelType w:val="hybridMultilevel"/>
    <w:tmpl w:val="DFD4488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17112DEE"/>
    <w:multiLevelType w:val="hybridMultilevel"/>
    <w:tmpl w:val="81505BB6"/>
    <w:lvl w:ilvl="0" w:tplc="04130001">
      <w:start w:val="1"/>
      <w:numFmt w:val="bullet"/>
      <w:lvlText w:val=""/>
      <w:lvlJc w:val="left"/>
      <w:pPr>
        <w:ind w:left="1440" w:hanging="360"/>
      </w:pPr>
      <w:rPr>
        <w:rFonts w:ascii="Symbol" w:hAnsi="Symbol" w:hint="default"/>
      </w:rPr>
    </w:lvl>
    <w:lvl w:ilvl="1" w:tplc="04130003">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7" w15:restartNumberingAfterBreak="0">
    <w:nsid w:val="197D06CD"/>
    <w:multiLevelType w:val="hybridMultilevel"/>
    <w:tmpl w:val="2BE40F7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0952A59"/>
    <w:multiLevelType w:val="hybridMultilevel"/>
    <w:tmpl w:val="3EA846E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CEC061B"/>
    <w:multiLevelType w:val="hybridMultilevel"/>
    <w:tmpl w:val="C4F8D274"/>
    <w:lvl w:ilvl="0" w:tplc="0413000F">
      <w:start w:val="1"/>
      <w:numFmt w:val="decimal"/>
      <w:lvlText w:val="%1."/>
      <w:lvlJc w:val="left"/>
      <w:pPr>
        <w:ind w:left="765" w:hanging="360"/>
      </w:pPr>
    </w:lvl>
    <w:lvl w:ilvl="1" w:tplc="04130019" w:tentative="1">
      <w:start w:val="1"/>
      <w:numFmt w:val="lowerLetter"/>
      <w:lvlText w:val="%2."/>
      <w:lvlJc w:val="left"/>
      <w:pPr>
        <w:ind w:left="1485" w:hanging="360"/>
      </w:pPr>
    </w:lvl>
    <w:lvl w:ilvl="2" w:tplc="0413001B" w:tentative="1">
      <w:start w:val="1"/>
      <w:numFmt w:val="lowerRoman"/>
      <w:lvlText w:val="%3."/>
      <w:lvlJc w:val="right"/>
      <w:pPr>
        <w:ind w:left="2205" w:hanging="180"/>
      </w:pPr>
    </w:lvl>
    <w:lvl w:ilvl="3" w:tplc="0413000F" w:tentative="1">
      <w:start w:val="1"/>
      <w:numFmt w:val="decimal"/>
      <w:lvlText w:val="%4."/>
      <w:lvlJc w:val="left"/>
      <w:pPr>
        <w:ind w:left="2925" w:hanging="360"/>
      </w:pPr>
    </w:lvl>
    <w:lvl w:ilvl="4" w:tplc="04130019" w:tentative="1">
      <w:start w:val="1"/>
      <w:numFmt w:val="lowerLetter"/>
      <w:lvlText w:val="%5."/>
      <w:lvlJc w:val="left"/>
      <w:pPr>
        <w:ind w:left="3645" w:hanging="360"/>
      </w:pPr>
    </w:lvl>
    <w:lvl w:ilvl="5" w:tplc="0413001B" w:tentative="1">
      <w:start w:val="1"/>
      <w:numFmt w:val="lowerRoman"/>
      <w:lvlText w:val="%6."/>
      <w:lvlJc w:val="right"/>
      <w:pPr>
        <w:ind w:left="4365" w:hanging="180"/>
      </w:pPr>
    </w:lvl>
    <w:lvl w:ilvl="6" w:tplc="0413000F" w:tentative="1">
      <w:start w:val="1"/>
      <w:numFmt w:val="decimal"/>
      <w:lvlText w:val="%7."/>
      <w:lvlJc w:val="left"/>
      <w:pPr>
        <w:ind w:left="5085" w:hanging="360"/>
      </w:pPr>
    </w:lvl>
    <w:lvl w:ilvl="7" w:tplc="04130019" w:tentative="1">
      <w:start w:val="1"/>
      <w:numFmt w:val="lowerLetter"/>
      <w:lvlText w:val="%8."/>
      <w:lvlJc w:val="left"/>
      <w:pPr>
        <w:ind w:left="5805" w:hanging="360"/>
      </w:pPr>
    </w:lvl>
    <w:lvl w:ilvl="8" w:tplc="0413001B" w:tentative="1">
      <w:start w:val="1"/>
      <w:numFmt w:val="lowerRoman"/>
      <w:lvlText w:val="%9."/>
      <w:lvlJc w:val="right"/>
      <w:pPr>
        <w:ind w:left="6525" w:hanging="180"/>
      </w:pPr>
    </w:lvl>
  </w:abstractNum>
  <w:abstractNum w:abstractNumId="10" w15:restartNumberingAfterBreak="0">
    <w:nsid w:val="2D485D85"/>
    <w:multiLevelType w:val="hybridMultilevel"/>
    <w:tmpl w:val="BB9279B2"/>
    <w:lvl w:ilvl="0" w:tplc="294CD1B6">
      <w:start w:val="1"/>
      <w:numFmt w:val="decimal"/>
      <w:lvlText w:val="%1."/>
      <w:lvlJc w:val="left"/>
      <w:pPr>
        <w:ind w:left="720" w:hanging="360"/>
      </w:pPr>
      <w:rPr>
        <w:rFonts w:asciiTheme="minorHAnsi" w:hAnsiTheme="minorHAnsi" w:cstheme="minorHAnsi"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F4A7382"/>
    <w:multiLevelType w:val="hybridMultilevel"/>
    <w:tmpl w:val="1BB8A24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6A043B8"/>
    <w:multiLevelType w:val="hybridMultilevel"/>
    <w:tmpl w:val="758A9E9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41911D17"/>
    <w:multiLevelType w:val="hybridMultilevel"/>
    <w:tmpl w:val="B9C2C7CA"/>
    <w:lvl w:ilvl="0" w:tplc="214CB0D2">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41F763FF"/>
    <w:multiLevelType w:val="hybridMultilevel"/>
    <w:tmpl w:val="E69207F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424B6EF9"/>
    <w:multiLevelType w:val="multilevel"/>
    <w:tmpl w:val="B9F0CA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4DF7089"/>
    <w:multiLevelType w:val="hybridMultilevel"/>
    <w:tmpl w:val="C29C84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A9B6A2C"/>
    <w:multiLevelType w:val="hybridMultilevel"/>
    <w:tmpl w:val="E2BAAE5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51C41A17"/>
    <w:multiLevelType w:val="hybridMultilevel"/>
    <w:tmpl w:val="4D284A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534534CA"/>
    <w:multiLevelType w:val="hybridMultilevel"/>
    <w:tmpl w:val="F1C0E33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72035C3"/>
    <w:multiLevelType w:val="hybridMultilevel"/>
    <w:tmpl w:val="981621C4"/>
    <w:lvl w:ilvl="0" w:tplc="82709FB6">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5C840F06"/>
    <w:multiLevelType w:val="hybridMultilevel"/>
    <w:tmpl w:val="40AE9E7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5E0370A5"/>
    <w:multiLevelType w:val="hybridMultilevel"/>
    <w:tmpl w:val="9D3CABD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5E287ABF"/>
    <w:multiLevelType w:val="hybridMultilevel"/>
    <w:tmpl w:val="D1F659CE"/>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5E3E4AD9"/>
    <w:multiLevelType w:val="hybridMultilevel"/>
    <w:tmpl w:val="9D3CABD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15:restartNumberingAfterBreak="0">
    <w:nsid w:val="6385317C"/>
    <w:multiLevelType w:val="multilevel"/>
    <w:tmpl w:val="EA14889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66AD3635"/>
    <w:multiLevelType w:val="hybridMultilevel"/>
    <w:tmpl w:val="B076104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6BC4188A"/>
    <w:multiLevelType w:val="hybridMultilevel"/>
    <w:tmpl w:val="36BE79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81E614E"/>
    <w:multiLevelType w:val="hybridMultilevel"/>
    <w:tmpl w:val="90C41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41"/>
  </w:num>
  <w:num w:numId="2">
    <w:abstractNumId w:val="26"/>
  </w:num>
  <w:num w:numId="3">
    <w:abstractNumId w:val="4"/>
  </w:num>
  <w:num w:numId="4">
    <w:abstractNumId w:val="35"/>
  </w:num>
  <w:num w:numId="5">
    <w:abstractNumId w:val="21"/>
  </w:num>
  <w:num w:numId="6">
    <w:abstractNumId w:val="18"/>
  </w:num>
  <w:num w:numId="7">
    <w:abstractNumId w:val="37"/>
  </w:num>
  <w:num w:numId="8">
    <w:abstractNumId w:val="19"/>
  </w:num>
  <w:num w:numId="9">
    <w:abstractNumId w:val="29"/>
  </w:num>
  <w:num w:numId="10">
    <w:abstractNumId w:val="40"/>
  </w:num>
  <w:num w:numId="11">
    <w:abstractNumId w:val="13"/>
  </w:num>
  <w:num w:numId="12">
    <w:abstractNumId w:val="28"/>
  </w:num>
  <w:num w:numId="13">
    <w:abstractNumId w:val="17"/>
  </w:num>
  <w:num w:numId="14">
    <w:abstractNumId w:val="25"/>
  </w:num>
  <w:num w:numId="15">
    <w:abstractNumId w:val="16"/>
  </w:num>
  <w:num w:numId="16">
    <w:abstractNumId w:val="27"/>
  </w:num>
  <w:num w:numId="17">
    <w:abstractNumId w:val="31"/>
  </w:num>
  <w:num w:numId="18">
    <w:abstractNumId w:val="6"/>
  </w:num>
  <w:num w:numId="19">
    <w:abstractNumId w:val="20"/>
  </w:num>
  <w:num w:numId="20">
    <w:abstractNumId w:val="38"/>
  </w:num>
  <w:num w:numId="21">
    <w:abstractNumId w:val="8"/>
  </w:num>
  <w:num w:numId="22">
    <w:abstractNumId w:val="12"/>
  </w:num>
  <w:num w:numId="23">
    <w:abstractNumId w:val="36"/>
  </w:num>
  <w:num w:numId="24">
    <w:abstractNumId w:val="32"/>
  </w:num>
  <w:num w:numId="25">
    <w:abstractNumId w:val="22"/>
  </w:num>
  <w:num w:numId="26">
    <w:abstractNumId w:val="9"/>
  </w:num>
  <w:num w:numId="27">
    <w:abstractNumId w:val="2"/>
  </w:num>
  <w:num w:numId="28">
    <w:abstractNumId w:val="33"/>
  </w:num>
  <w:num w:numId="29">
    <w:abstractNumId w:val="34"/>
  </w:num>
  <w:num w:numId="30">
    <w:abstractNumId w:val="3"/>
  </w:num>
  <w:num w:numId="31">
    <w:abstractNumId w:val="7"/>
  </w:num>
  <w:num w:numId="32">
    <w:abstractNumId w:val="1"/>
  </w:num>
  <w:num w:numId="33">
    <w:abstractNumId w:val="0"/>
  </w:num>
  <w:num w:numId="34">
    <w:abstractNumId w:val="30"/>
  </w:num>
  <w:num w:numId="35">
    <w:abstractNumId w:val="14"/>
  </w:num>
  <w:num w:numId="36">
    <w:abstractNumId w:val="15"/>
  </w:num>
  <w:num w:numId="37">
    <w:abstractNumId w:val="5"/>
  </w:num>
  <w:num w:numId="38">
    <w:abstractNumId w:val="23"/>
  </w:num>
  <w:num w:numId="39">
    <w:abstractNumId w:val="24"/>
  </w:num>
  <w:num w:numId="40">
    <w:abstractNumId w:val="10"/>
  </w:num>
  <w:num w:numId="41">
    <w:abstractNumId w:val="39"/>
  </w:num>
  <w:num w:numId="42">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aber, H.">
    <w15:presenceInfo w15:providerId="AD" w15:userId="S-1-5-21-436374069-1078145449-854245398-4962"/>
  </w15:person>
  <w15:person w15:author="Gebruiker">
    <w15:presenceInfo w15:providerId="None" w15:userId="Gebrui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trackRevisions/>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14A5B"/>
    <w:rsid w:val="00016606"/>
    <w:rsid w:val="00017A55"/>
    <w:rsid w:val="00022127"/>
    <w:rsid w:val="00036220"/>
    <w:rsid w:val="0004441A"/>
    <w:rsid w:val="00045580"/>
    <w:rsid w:val="00053327"/>
    <w:rsid w:val="00053563"/>
    <w:rsid w:val="00074B43"/>
    <w:rsid w:val="00081B1E"/>
    <w:rsid w:val="000B10B1"/>
    <w:rsid w:val="000C1B4B"/>
    <w:rsid w:val="000D1466"/>
    <w:rsid w:val="000E1B94"/>
    <w:rsid w:val="000F63B8"/>
    <w:rsid w:val="001425AE"/>
    <w:rsid w:val="00153F93"/>
    <w:rsid w:val="00170C37"/>
    <w:rsid w:val="001715FB"/>
    <w:rsid w:val="001773F6"/>
    <w:rsid w:val="00192EA9"/>
    <w:rsid w:val="001B042F"/>
    <w:rsid w:val="001E02E7"/>
    <w:rsid w:val="001E1CA7"/>
    <w:rsid w:val="001E24FB"/>
    <w:rsid w:val="001E26A2"/>
    <w:rsid w:val="001F2123"/>
    <w:rsid w:val="0024696D"/>
    <w:rsid w:val="00255846"/>
    <w:rsid w:val="00260130"/>
    <w:rsid w:val="00261D27"/>
    <w:rsid w:val="0028333D"/>
    <w:rsid w:val="00285575"/>
    <w:rsid w:val="0029475F"/>
    <w:rsid w:val="00296211"/>
    <w:rsid w:val="002C5F52"/>
    <w:rsid w:val="002D4702"/>
    <w:rsid w:val="002D4CC6"/>
    <w:rsid w:val="002D7852"/>
    <w:rsid w:val="002E7B09"/>
    <w:rsid w:val="00310801"/>
    <w:rsid w:val="00331013"/>
    <w:rsid w:val="00336AEC"/>
    <w:rsid w:val="003468E8"/>
    <w:rsid w:val="00352926"/>
    <w:rsid w:val="0037626E"/>
    <w:rsid w:val="00383423"/>
    <w:rsid w:val="003A2140"/>
    <w:rsid w:val="003C3C95"/>
    <w:rsid w:val="003D2F90"/>
    <w:rsid w:val="003F0372"/>
    <w:rsid w:val="003F606B"/>
    <w:rsid w:val="003F76A1"/>
    <w:rsid w:val="00414715"/>
    <w:rsid w:val="00432F65"/>
    <w:rsid w:val="00440817"/>
    <w:rsid w:val="004409C2"/>
    <w:rsid w:val="00443D61"/>
    <w:rsid w:val="00484E41"/>
    <w:rsid w:val="0049163D"/>
    <w:rsid w:val="004A42E0"/>
    <w:rsid w:val="004B2D17"/>
    <w:rsid w:val="004D00DB"/>
    <w:rsid w:val="004D689A"/>
    <w:rsid w:val="004F29EC"/>
    <w:rsid w:val="004F3A70"/>
    <w:rsid w:val="004F5474"/>
    <w:rsid w:val="00511AB6"/>
    <w:rsid w:val="0054529B"/>
    <w:rsid w:val="00556B25"/>
    <w:rsid w:val="00571943"/>
    <w:rsid w:val="005A2A14"/>
    <w:rsid w:val="005A792A"/>
    <w:rsid w:val="005B0FED"/>
    <w:rsid w:val="005B3979"/>
    <w:rsid w:val="005B580B"/>
    <w:rsid w:val="005C1873"/>
    <w:rsid w:val="005C3571"/>
    <w:rsid w:val="005C58A3"/>
    <w:rsid w:val="005E4667"/>
    <w:rsid w:val="005F1316"/>
    <w:rsid w:val="00601E05"/>
    <w:rsid w:val="00610742"/>
    <w:rsid w:val="006145B9"/>
    <w:rsid w:val="00621754"/>
    <w:rsid w:val="00640050"/>
    <w:rsid w:val="00646172"/>
    <w:rsid w:val="006512B1"/>
    <w:rsid w:val="00673EB6"/>
    <w:rsid w:val="00677EED"/>
    <w:rsid w:val="006A3ED2"/>
    <w:rsid w:val="006A3F1D"/>
    <w:rsid w:val="006C53A8"/>
    <w:rsid w:val="006C62D7"/>
    <w:rsid w:val="006E1682"/>
    <w:rsid w:val="006F1A69"/>
    <w:rsid w:val="006F3632"/>
    <w:rsid w:val="006F4F19"/>
    <w:rsid w:val="006F67AB"/>
    <w:rsid w:val="007103C1"/>
    <w:rsid w:val="007138EE"/>
    <w:rsid w:val="00720E15"/>
    <w:rsid w:val="00737465"/>
    <w:rsid w:val="0075020A"/>
    <w:rsid w:val="0075549B"/>
    <w:rsid w:val="007850B5"/>
    <w:rsid w:val="00786BBC"/>
    <w:rsid w:val="00796233"/>
    <w:rsid w:val="007A0FC0"/>
    <w:rsid w:val="007A6D8C"/>
    <w:rsid w:val="00810317"/>
    <w:rsid w:val="00815CC6"/>
    <w:rsid w:val="00863377"/>
    <w:rsid w:val="00870358"/>
    <w:rsid w:val="008946AF"/>
    <w:rsid w:val="008A0C0D"/>
    <w:rsid w:val="008B4F21"/>
    <w:rsid w:val="008B5ABF"/>
    <w:rsid w:val="008B5B91"/>
    <w:rsid w:val="008C5B95"/>
    <w:rsid w:val="008E5F5D"/>
    <w:rsid w:val="008F10CC"/>
    <w:rsid w:val="00902C38"/>
    <w:rsid w:val="00903860"/>
    <w:rsid w:val="00910D7A"/>
    <w:rsid w:val="0092797D"/>
    <w:rsid w:val="00947F70"/>
    <w:rsid w:val="00990BB5"/>
    <w:rsid w:val="009920C1"/>
    <w:rsid w:val="009961A4"/>
    <w:rsid w:val="009A1197"/>
    <w:rsid w:val="009A230A"/>
    <w:rsid w:val="009A29B2"/>
    <w:rsid w:val="009B07AE"/>
    <w:rsid w:val="009E5E75"/>
    <w:rsid w:val="009F48EA"/>
    <w:rsid w:val="00A03169"/>
    <w:rsid w:val="00A13137"/>
    <w:rsid w:val="00A21B71"/>
    <w:rsid w:val="00A57DE8"/>
    <w:rsid w:val="00A71085"/>
    <w:rsid w:val="00A80E34"/>
    <w:rsid w:val="00A8270F"/>
    <w:rsid w:val="00A92994"/>
    <w:rsid w:val="00A93BE1"/>
    <w:rsid w:val="00AA20CE"/>
    <w:rsid w:val="00AA6F25"/>
    <w:rsid w:val="00AD5EE1"/>
    <w:rsid w:val="00AD6BF5"/>
    <w:rsid w:val="00AE395E"/>
    <w:rsid w:val="00AE6F25"/>
    <w:rsid w:val="00B123DF"/>
    <w:rsid w:val="00B13422"/>
    <w:rsid w:val="00B23892"/>
    <w:rsid w:val="00B44E9C"/>
    <w:rsid w:val="00B54F46"/>
    <w:rsid w:val="00B7021B"/>
    <w:rsid w:val="00B96107"/>
    <w:rsid w:val="00B97410"/>
    <w:rsid w:val="00B97895"/>
    <w:rsid w:val="00BA0478"/>
    <w:rsid w:val="00BA0E41"/>
    <w:rsid w:val="00BC743E"/>
    <w:rsid w:val="00BE3CA6"/>
    <w:rsid w:val="00BE3E29"/>
    <w:rsid w:val="00C04261"/>
    <w:rsid w:val="00C2594A"/>
    <w:rsid w:val="00C36508"/>
    <w:rsid w:val="00C55F02"/>
    <w:rsid w:val="00C60477"/>
    <w:rsid w:val="00C84673"/>
    <w:rsid w:val="00C944D3"/>
    <w:rsid w:val="00CA0A47"/>
    <w:rsid w:val="00CC2CE0"/>
    <w:rsid w:val="00CD2EBA"/>
    <w:rsid w:val="00CD7E7D"/>
    <w:rsid w:val="00D057B6"/>
    <w:rsid w:val="00D22FC4"/>
    <w:rsid w:val="00D242B2"/>
    <w:rsid w:val="00D26A79"/>
    <w:rsid w:val="00D276FB"/>
    <w:rsid w:val="00D37C5B"/>
    <w:rsid w:val="00D419F5"/>
    <w:rsid w:val="00D5500E"/>
    <w:rsid w:val="00D5644C"/>
    <w:rsid w:val="00D63CF3"/>
    <w:rsid w:val="00D67BDA"/>
    <w:rsid w:val="00D75B78"/>
    <w:rsid w:val="00D766E2"/>
    <w:rsid w:val="00D802B5"/>
    <w:rsid w:val="00D92781"/>
    <w:rsid w:val="00D93F93"/>
    <w:rsid w:val="00DB4006"/>
    <w:rsid w:val="00DB43AA"/>
    <w:rsid w:val="00DB551C"/>
    <w:rsid w:val="00DB5BEA"/>
    <w:rsid w:val="00DC307A"/>
    <w:rsid w:val="00DC4130"/>
    <w:rsid w:val="00DF5F1A"/>
    <w:rsid w:val="00DF611E"/>
    <w:rsid w:val="00E33593"/>
    <w:rsid w:val="00E4676F"/>
    <w:rsid w:val="00E54A44"/>
    <w:rsid w:val="00E85BB1"/>
    <w:rsid w:val="00E875A2"/>
    <w:rsid w:val="00E926CD"/>
    <w:rsid w:val="00EA54D9"/>
    <w:rsid w:val="00EB0D31"/>
    <w:rsid w:val="00EC2C4C"/>
    <w:rsid w:val="00ED7F81"/>
    <w:rsid w:val="00F04FC3"/>
    <w:rsid w:val="00F079AF"/>
    <w:rsid w:val="00F32207"/>
    <w:rsid w:val="00F6461D"/>
    <w:rsid w:val="00F80D6A"/>
    <w:rsid w:val="00FA112B"/>
    <w:rsid w:val="00FA143D"/>
    <w:rsid w:val="00FB3EB8"/>
    <w:rsid w:val="00FC1E7B"/>
    <w:rsid w:val="00FD7923"/>
    <w:rsid w:val="00FE3D9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DF4C35F"/>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0BB5"/>
  </w:style>
  <w:style w:type="paragraph" w:styleId="Heading1">
    <w:name w:val="heading 1"/>
    <w:basedOn w:val="Normal"/>
    <w:next w:val="Normal"/>
    <w:link w:val="Heading1Char"/>
    <w:uiPriority w:val="9"/>
    <w:qFormat/>
    <w:rsid w:val="004D00DB"/>
    <w:pPr>
      <w:keepNext/>
      <w:keepLines/>
      <w:numPr>
        <w:numId w:val="29"/>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3E29"/>
    <w:pPr>
      <w:keepNext/>
      <w:keepLines/>
      <w:numPr>
        <w:ilvl w:val="1"/>
        <w:numId w:val="29"/>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37C5B"/>
    <w:pPr>
      <w:keepNext/>
      <w:keepLines/>
      <w:numPr>
        <w:ilvl w:val="2"/>
        <w:numId w:val="29"/>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766E2"/>
    <w:pPr>
      <w:keepNext/>
      <w:keepLines/>
      <w:numPr>
        <w:ilvl w:val="3"/>
        <w:numId w:val="2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766E2"/>
    <w:pPr>
      <w:keepNext/>
      <w:keepLines/>
      <w:numPr>
        <w:ilvl w:val="4"/>
        <w:numId w:val="2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D766E2"/>
    <w:pPr>
      <w:keepNext/>
      <w:keepLines/>
      <w:numPr>
        <w:ilvl w:val="5"/>
        <w:numId w:val="2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766E2"/>
    <w:pPr>
      <w:keepNext/>
      <w:keepLines/>
      <w:numPr>
        <w:ilvl w:val="6"/>
        <w:numId w:val="2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766E2"/>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D766E2"/>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D00DB"/>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4D00DB"/>
    <w:rPr>
      <w:rFonts w:eastAsiaTheme="minorEastAsia"/>
      <w:lang w:eastAsia="nl-NL"/>
    </w:rPr>
  </w:style>
  <w:style w:type="paragraph" w:styleId="ListParagraph">
    <w:name w:val="List Paragraph"/>
    <w:basedOn w:val="Normal"/>
    <w:link w:val="ListParagraphChar"/>
    <w:uiPriority w:val="34"/>
    <w:qFormat/>
    <w:rsid w:val="004D00DB"/>
    <w:pPr>
      <w:ind w:left="720"/>
      <w:contextualSpacing/>
    </w:pPr>
  </w:style>
  <w:style w:type="character" w:customStyle="1" w:styleId="Heading1Char">
    <w:name w:val="Heading 1 Char"/>
    <w:basedOn w:val="DefaultParagraphFont"/>
    <w:link w:val="Heading1"/>
    <w:uiPriority w:val="9"/>
    <w:rsid w:val="004D00DB"/>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04441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444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04441A"/>
  </w:style>
  <w:style w:type="paragraph" w:styleId="Footer">
    <w:name w:val="footer"/>
    <w:basedOn w:val="Normal"/>
    <w:link w:val="FooterChar"/>
    <w:uiPriority w:val="99"/>
    <w:unhideWhenUsed/>
    <w:rsid w:val="000444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04441A"/>
  </w:style>
  <w:style w:type="character" w:customStyle="1" w:styleId="Heading2Char">
    <w:name w:val="Heading 2 Char"/>
    <w:basedOn w:val="DefaultParagraphFont"/>
    <w:link w:val="Heading2"/>
    <w:uiPriority w:val="9"/>
    <w:rsid w:val="00BE3E2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5E466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E4667"/>
    <w:rPr>
      <w:sz w:val="20"/>
      <w:szCs w:val="20"/>
    </w:rPr>
  </w:style>
  <w:style w:type="character" w:styleId="FootnoteReference">
    <w:name w:val="footnote reference"/>
    <w:basedOn w:val="DefaultParagraphFont"/>
    <w:uiPriority w:val="99"/>
    <w:semiHidden/>
    <w:unhideWhenUsed/>
    <w:rsid w:val="005E4667"/>
    <w:rPr>
      <w:vertAlign w:val="superscript"/>
    </w:rPr>
  </w:style>
  <w:style w:type="character" w:customStyle="1" w:styleId="Heading3Char">
    <w:name w:val="Heading 3 Char"/>
    <w:basedOn w:val="DefaultParagraphFont"/>
    <w:link w:val="Heading3"/>
    <w:uiPriority w:val="9"/>
    <w:rsid w:val="00D37C5B"/>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285575"/>
    <w:rPr>
      <w:color w:val="808080"/>
    </w:rPr>
  </w:style>
  <w:style w:type="paragraph" w:styleId="TOCHeading">
    <w:name w:val="TOC Heading"/>
    <w:basedOn w:val="Heading1"/>
    <w:next w:val="Normal"/>
    <w:uiPriority w:val="39"/>
    <w:unhideWhenUsed/>
    <w:qFormat/>
    <w:rsid w:val="00DF611E"/>
    <w:pPr>
      <w:outlineLvl w:val="9"/>
    </w:pPr>
    <w:rPr>
      <w:lang w:eastAsia="nl-NL"/>
    </w:rPr>
  </w:style>
  <w:style w:type="paragraph" w:styleId="TOC1">
    <w:name w:val="toc 1"/>
    <w:basedOn w:val="Normal"/>
    <w:next w:val="Normal"/>
    <w:autoRedefine/>
    <w:uiPriority w:val="39"/>
    <w:unhideWhenUsed/>
    <w:rsid w:val="00870358"/>
    <w:pPr>
      <w:tabs>
        <w:tab w:val="left" w:pos="1100"/>
        <w:tab w:val="right" w:leader="dot" w:pos="9062"/>
      </w:tabs>
      <w:spacing w:before="120" w:after="0" w:line="240" w:lineRule="auto"/>
      <w:ind w:left="708"/>
    </w:pPr>
    <w:rPr>
      <w:b/>
    </w:rPr>
  </w:style>
  <w:style w:type="paragraph" w:styleId="TOC2">
    <w:name w:val="toc 2"/>
    <w:basedOn w:val="Normal"/>
    <w:next w:val="Normal"/>
    <w:autoRedefine/>
    <w:uiPriority w:val="39"/>
    <w:unhideWhenUsed/>
    <w:rsid w:val="002D4702"/>
    <w:pPr>
      <w:tabs>
        <w:tab w:val="left" w:pos="1320"/>
        <w:tab w:val="right" w:leader="dot" w:pos="9062"/>
      </w:tabs>
      <w:spacing w:before="60" w:after="0" w:line="240" w:lineRule="auto"/>
      <w:ind w:left="709"/>
    </w:pPr>
    <w:rPr>
      <w:sz w:val="18"/>
    </w:rPr>
  </w:style>
  <w:style w:type="paragraph" w:styleId="TOC3">
    <w:name w:val="toc 3"/>
    <w:basedOn w:val="Normal"/>
    <w:next w:val="Normal"/>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DefaultParagraphFont"/>
    <w:uiPriority w:val="99"/>
    <w:unhideWhenUsed/>
    <w:rsid w:val="00DF611E"/>
    <w:rPr>
      <w:color w:val="0563C1" w:themeColor="hyperlink"/>
      <w:u w:val="single"/>
    </w:rPr>
  </w:style>
  <w:style w:type="character" w:customStyle="1" w:styleId="Heading4Char">
    <w:name w:val="Heading 4 Char"/>
    <w:basedOn w:val="DefaultParagraphFont"/>
    <w:link w:val="Heading4"/>
    <w:uiPriority w:val="9"/>
    <w:semiHidden/>
    <w:rsid w:val="00D766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766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D766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766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D766E2"/>
    <w:rPr>
      <w:rFonts w:asciiTheme="majorHAnsi" w:eastAsiaTheme="majorEastAsia" w:hAnsiTheme="majorHAnsi" w:cstheme="majorBidi"/>
      <w:i/>
      <w:iCs/>
      <w:color w:val="272727" w:themeColor="text1" w:themeTint="D8"/>
      <w:sz w:val="21"/>
      <w:szCs w:val="21"/>
    </w:rPr>
  </w:style>
  <w:style w:type="paragraph" w:customStyle="1" w:styleId="MTDisplayEquation">
    <w:name w:val="MTDisplayEquation"/>
    <w:basedOn w:val="Normal"/>
    <w:next w:val="Normal"/>
    <w:link w:val="MTDisplayEquationChar"/>
    <w:rsid w:val="007138EE"/>
    <w:pPr>
      <w:tabs>
        <w:tab w:val="center" w:pos="4540"/>
        <w:tab w:val="right" w:pos="9080"/>
      </w:tabs>
    </w:pPr>
    <w:rPr>
      <w:lang w:eastAsia="nl-NL"/>
    </w:rPr>
  </w:style>
  <w:style w:type="character" w:customStyle="1" w:styleId="MTDisplayEquationChar">
    <w:name w:val="MTDisplayEquation Char"/>
    <w:basedOn w:val="DefaultParagraphFont"/>
    <w:link w:val="MTDisplayEquation"/>
    <w:rsid w:val="007138EE"/>
    <w:rPr>
      <w:lang w:eastAsia="nl-NL"/>
    </w:rPr>
  </w:style>
  <w:style w:type="character" w:styleId="CommentReference">
    <w:name w:val="annotation reference"/>
    <w:basedOn w:val="DefaultParagraphFont"/>
    <w:uiPriority w:val="99"/>
    <w:semiHidden/>
    <w:unhideWhenUsed/>
    <w:rsid w:val="007138EE"/>
    <w:rPr>
      <w:sz w:val="16"/>
      <w:szCs w:val="16"/>
    </w:rPr>
  </w:style>
  <w:style w:type="paragraph" w:styleId="CommentText">
    <w:name w:val="annotation text"/>
    <w:basedOn w:val="Normal"/>
    <w:link w:val="CommentTextChar"/>
    <w:uiPriority w:val="99"/>
    <w:unhideWhenUsed/>
    <w:rsid w:val="007138EE"/>
    <w:pPr>
      <w:spacing w:line="240" w:lineRule="auto"/>
    </w:pPr>
    <w:rPr>
      <w:sz w:val="20"/>
      <w:szCs w:val="20"/>
    </w:rPr>
  </w:style>
  <w:style w:type="character" w:customStyle="1" w:styleId="CommentTextChar">
    <w:name w:val="Comment Text Char"/>
    <w:basedOn w:val="DefaultParagraphFont"/>
    <w:link w:val="CommentText"/>
    <w:uiPriority w:val="99"/>
    <w:rsid w:val="007138EE"/>
    <w:rPr>
      <w:sz w:val="20"/>
      <w:szCs w:val="20"/>
    </w:rPr>
  </w:style>
  <w:style w:type="paragraph" w:styleId="BalloonText">
    <w:name w:val="Balloon Text"/>
    <w:basedOn w:val="Normal"/>
    <w:link w:val="BalloonTextChar"/>
    <w:uiPriority w:val="99"/>
    <w:semiHidden/>
    <w:unhideWhenUsed/>
    <w:rsid w:val="007138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38EE"/>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875A2"/>
    <w:rPr>
      <w:b/>
      <w:bCs/>
    </w:rPr>
  </w:style>
  <w:style w:type="character" w:customStyle="1" w:styleId="CommentSubjectChar">
    <w:name w:val="Comment Subject Char"/>
    <w:basedOn w:val="CommentTextChar"/>
    <w:link w:val="CommentSubject"/>
    <w:uiPriority w:val="99"/>
    <w:semiHidden/>
    <w:rsid w:val="00E875A2"/>
    <w:rPr>
      <w:b/>
      <w:bCs/>
      <w:sz w:val="20"/>
      <w:szCs w:val="20"/>
    </w:rPr>
  </w:style>
  <w:style w:type="paragraph" w:styleId="List">
    <w:name w:val="List"/>
    <w:basedOn w:val="Normal"/>
    <w:uiPriority w:val="99"/>
    <w:unhideWhenUsed/>
    <w:rsid w:val="00484E41"/>
    <w:pPr>
      <w:ind w:left="283" w:hanging="283"/>
      <w:contextualSpacing/>
    </w:pPr>
  </w:style>
  <w:style w:type="paragraph" w:styleId="List5">
    <w:name w:val="List 5"/>
    <w:basedOn w:val="Normal"/>
    <w:uiPriority w:val="99"/>
    <w:unhideWhenUsed/>
    <w:rsid w:val="00484E41"/>
    <w:pPr>
      <w:ind w:left="1415" w:hanging="283"/>
      <w:contextualSpacing/>
    </w:pPr>
  </w:style>
  <w:style w:type="paragraph" w:styleId="BodyText">
    <w:name w:val="Body Text"/>
    <w:basedOn w:val="Normal"/>
    <w:link w:val="BodyTextChar"/>
    <w:uiPriority w:val="99"/>
    <w:unhideWhenUsed/>
    <w:rsid w:val="00484E41"/>
    <w:pPr>
      <w:spacing w:after="120"/>
    </w:pPr>
  </w:style>
  <w:style w:type="character" w:customStyle="1" w:styleId="BodyTextChar">
    <w:name w:val="Body Text Char"/>
    <w:basedOn w:val="DefaultParagraphFont"/>
    <w:link w:val="BodyText"/>
    <w:uiPriority w:val="99"/>
    <w:rsid w:val="00484E41"/>
  </w:style>
  <w:style w:type="paragraph" w:styleId="NormalIndent">
    <w:name w:val="Normal Indent"/>
    <w:basedOn w:val="Normal"/>
    <w:uiPriority w:val="99"/>
    <w:unhideWhenUsed/>
    <w:rsid w:val="00484E41"/>
    <w:pPr>
      <w:ind w:left="708"/>
    </w:pPr>
  </w:style>
  <w:style w:type="paragraph" w:styleId="List2">
    <w:name w:val="List 2"/>
    <w:basedOn w:val="Normal"/>
    <w:uiPriority w:val="99"/>
    <w:unhideWhenUsed/>
    <w:rsid w:val="00484E41"/>
    <w:pPr>
      <w:ind w:left="566" w:hanging="283"/>
      <w:contextualSpacing/>
    </w:pPr>
  </w:style>
  <w:style w:type="paragraph" w:styleId="ListBullet2">
    <w:name w:val="List Bullet 2"/>
    <w:basedOn w:val="Normal"/>
    <w:uiPriority w:val="99"/>
    <w:unhideWhenUsed/>
    <w:rsid w:val="009B07AE"/>
    <w:pPr>
      <w:numPr>
        <w:numId w:val="32"/>
      </w:numPr>
      <w:contextualSpacing/>
    </w:pPr>
  </w:style>
  <w:style w:type="paragraph" w:styleId="ListBullet3">
    <w:name w:val="List Bullet 3"/>
    <w:basedOn w:val="Normal"/>
    <w:uiPriority w:val="99"/>
    <w:unhideWhenUsed/>
    <w:rsid w:val="009B07AE"/>
    <w:pPr>
      <w:numPr>
        <w:numId w:val="33"/>
      </w:numPr>
      <w:contextualSpacing/>
    </w:pPr>
  </w:style>
  <w:style w:type="paragraph" w:customStyle="1" w:styleId="aA">
    <w:name w:val="a_A"/>
    <w:basedOn w:val="Normal"/>
    <w:link w:val="aAChar"/>
    <w:qFormat/>
    <w:rsid w:val="008B4F21"/>
    <w:rPr>
      <w:b/>
    </w:rPr>
  </w:style>
  <w:style w:type="paragraph" w:customStyle="1" w:styleId="aQ">
    <w:name w:val="a_Q"/>
    <w:basedOn w:val="Normal"/>
    <w:link w:val="aQChar"/>
    <w:qFormat/>
    <w:rsid w:val="008B4F21"/>
    <w:rPr>
      <w:i/>
    </w:rPr>
  </w:style>
  <w:style w:type="character" w:customStyle="1" w:styleId="aAChar">
    <w:name w:val="a_A Char"/>
    <w:basedOn w:val="DefaultParagraphFont"/>
    <w:link w:val="aA"/>
    <w:rsid w:val="008B4F21"/>
    <w:rPr>
      <w:b/>
    </w:rPr>
  </w:style>
  <w:style w:type="character" w:customStyle="1" w:styleId="aQChar">
    <w:name w:val="a_Q Char"/>
    <w:basedOn w:val="DefaultParagraphFont"/>
    <w:link w:val="aQ"/>
    <w:rsid w:val="008B4F21"/>
    <w:rPr>
      <w:i/>
    </w:rPr>
  </w:style>
  <w:style w:type="paragraph" w:customStyle="1" w:styleId="ac">
    <w:name w:val="a_c"/>
    <w:basedOn w:val="Normal"/>
    <w:link w:val="acChar"/>
    <w:qFormat/>
    <w:rsid w:val="006C62D7"/>
    <w:pPr>
      <w:autoSpaceDE w:val="0"/>
      <w:autoSpaceDN w:val="0"/>
      <w:adjustRightInd w:val="0"/>
      <w:spacing w:after="0" w:line="240" w:lineRule="auto"/>
    </w:pPr>
    <w:rPr>
      <w:rFonts w:ascii="Courier New" w:hAnsi="Courier New" w:cs="Courier New"/>
      <w:color w:val="000000"/>
      <w:sz w:val="20"/>
      <w:szCs w:val="20"/>
    </w:rPr>
  </w:style>
  <w:style w:type="character" w:customStyle="1" w:styleId="ListParagraphChar">
    <w:name w:val="List Paragraph Char"/>
    <w:basedOn w:val="DefaultParagraphFont"/>
    <w:link w:val="ListParagraph"/>
    <w:uiPriority w:val="34"/>
    <w:rsid w:val="006C62D7"/>
  </w:style>
  <w:style w:type="character" w:customStyle="1" w:styleId="acChar">
    <w:name w:val="a_c Char"/>
    <w:basedOn w:val="ListParagraphChar"/>
    <w:link w:val="ac"/>
    <w:rsid w:val="006C62D7"/>
    <w:rPr>
      <w:rFonts w:ascii="Courier New" w:hAnsi="Courier New" w:cs="Courier New"/>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840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hyperlink" Target="https://www.google.nl/search?client=firefox-b-ab&amp;dcr=0&amp;q=Matlab+calculate+median&amp;oq=Matlab+calculate+median&amp;gs_l=psy-ab.3..0i19k1j0i8i30i19k1l3.13988.13988.0.14213.1.1.0.0.0.0.39.39.1.1.0....0...1.1.64.psy-ab..0.1.38.TNPsdLHDhsk" TargetMode="Externa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1.bin"/><Relationship Id="rId36" Type="http://schemas.openxmlformats.org/officeDocument/2006/relationships/hyperlink" Target="mailto:mjschrau@hhs.nl" TargetMode="External"/><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mailto:mjschrau@hhs.nl"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emf"/><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2.png"/><Relationship Id="rId27" Type="http://schemas.openxmlformats.org/officeDocument/2006/relationships/image" Target="media/image17.w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oter" Target="footer1.xml"/><Relationship Id="rId69" Type="http://schemas.microsoft.com/office/2011/relationships/people" Target="people.xml"/><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1.xml"/><Relationship Id="rId7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C8516D2B2044C94A246F08F3FB591B9"/>
        <w:category>
          <w:name w:val="Algemeen"/>
          <w:gallery w:val="placeholder"/>
        </w:category>
        <w:types>
          <w:type w:val="bbPlcHdr"/>
        </w:types>
        <w:behaviors>
          <w:behavior w:val="content"/>
        </w:behaviors>
        <w:guid w:val="{FF614CDD-BF26-4720-B49E-3455254258E4}"/>
      </w:docPartPr>
      <w:docPartBody>
        <w:p w:rsidR="00FC1889" w:rsidRDefault="003162B6" w:rsidP="003162B6">
          <w:pPr>
            <w:pStyle w:val="5C8516D2B2044C94A246F08F3FB591B9"/>
          </w:pPr>
          <w:r w:rsidRPr="0007486E">
            <w:rPr>
              <w:rStyle w:val="PlaceholderText"/>
            </w:rPr>
            <w:t>[Titel]</w:t>
          </w:r>
        </w:p>
      </w:docPartBody>
    </w:docPart>
    <w:docPart>
      <w:docPartPr>
        <w:name w:val="8975DBAEF987414A980E5A80FF44F1D9"/>
        <w:category>
          <w:name w:val="Algemeen"/>
          <w:gallery w:val="placeholder"/>
        </w:category>
        <w:types>
          <w:type w:val="bbPlcHdr"/>
        </w:types>
        <w:behaviors>
          <w:behavior w:val="content"/>
        </w:behaviors>
        <w:guid w:val="{E720BA00-8FC2-46E4-8F0B-ADA216C080C7}"/>
      </w:docPartPr>
      <w:docPartBody>
        <w:p w:rsidR="00FC1889" w:rsidRDefault="003162B6" w:rsidP="003162B6">
          <w:pPr>
            <w:pStyle w:val="8975DBAEF987414A980E5A80FF44F1D9"/>
          </w:pPr>
          <w:r w:rsidRPr="0007486E">
            <w:rPr>
              <w:rStyle w:val="PlaceholderText"/>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0A7337"/>
    <w:rsid w:val="001A0801"/>
    <w:rsid w:val="001C4B2D"/>
    <w:rsid w:val="002F0638"/>
    <w:rsid w:val="00301254"/>
    <w:rsid w:val="003162B6"/>
    <w:rsid w:val="003257DC"/>
    <w:rsid w:val="003818B4"/>
    <w:rsid w:val="0044063A"/>
    <w:rsid w:val="004635A4"/>
    <w:rsid w:val="004645B4"/>
    <w:rsid w:val="00643D73"/>
    <w:rsid w:val="006C3C54"/>
    <w:rsid w:val="0071656E"/>
    <w:rsid w:val="00845A3E"/>
    <w:rsid w:val="009D7D6E"/>
    <w:rsid w:val="009F25CF"/>
    <w:rsid w:val="00C372CF"/>
    <w:rsid w:val="00CA3CA7"/>
    <w:rsid w:val="00FC188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7D6E"/>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56E"/>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 w:type="paragraph" w:customStyle="1" w:styleId="5C8516D2B2044C94A246F08F3FB591B9">
    <w:name w:val="5C8516D2B2044C94A246F08F3FB591B9"/>
    <w:rsid w:val="003162B6"/>
  </w:style>
  <w:style w:type="paragraph" w:customStyle="1" w:styleId="8975DBAEF987414A980E5A80FF44F1D9">
    <w:name w:val="8975DBAEF987414A980E5A80FF44F1D9"/>
    <w:rsid w:val="00316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5201C4C5-2466-439C-990A-9DC12E4D3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1607</TotalTime>
  <Pages>39</Pages>
  <Words>6710</Words>
  <Characters>38249</Characters>
  <Application>Microsoft Office Word</Application>
  <DocSecurity>0</DocSecurity>
  <Lines>318</Lines>
  <Paragraphs>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Biostatica</vt:lpstr>
      <vt:lpstr>Biostatica</vt:lpstr>
    </vt:vector>
  </TitlesOfParts>
  <Company/>
  <LinksUpToDate>false</LinksUpToDate>
  <CharactersWithSpaces>44870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Alistair Vardy en Mark Schrauwen</dc:creator>
  <cp:keywords/>
  <dc:description/>
  <cp:lastModifiedBy>Faber, H.</cp:lastModifiedBy>
  <cp:revision>117</cp:revision>
  <cp:lastPrinted>2017-02-25T14:26:00Z</cp:lastPrinted>
  <dcterms:created xsi:type="dcterms:W3CDTF">2017-02-08T13:45:00Z</dcterms:created>
  <dcterms:modified xsi:type="dcterms:W3CDTF">2017-10-02T11:30:00Z</dcterms:modified>
  <cp:category>Matlab Wk1.2</cp:category>
</cp:coreProperties>
</file>