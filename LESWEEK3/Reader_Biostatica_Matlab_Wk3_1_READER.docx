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690563" w14:paraId="12E6BE69" w14:textId="77777777">
                                  <w:trPr>
                                    <w:jc w:val="center"/>
                                  </w:trPr>
                                  <w:tc>
                                    <w:tcPr>
                                      <w:tcW w:w="2568" w:type="pct"/>
                                      <w:vAlign w:val="center"/>
                                    </w:tcPr>
                                    <w:p w14:paraId="68478E6F" w14:textId="77777777" w:rsidR="00690563" w:rsidRDefault="00690563"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690563" w:rsidRDefault="00690563">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690563" w:rsidRDefault="00690563"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690563" w:rsidRDefault="00690563" w:rsidP="00D75B78">
                                      <w:pPr>
                                        <w:pStyle w:val="Geenafstand"/>
                                        <w:jc w:val="right"/>
                                        <w:rPr>
                                          <w:color w:val="ED7D31" w:themeColor="accent2"/>
                                          <w:sz w:val="26"/>
                                          <w:szCs w:val="26"/>
                                        </w:rPr>
                                      </w:pPr>
                                    </w:p>
                                    <w:p w14:paraId="43722419" w14:textId="77777777" w:rsidR="00690563" w:rsidRDefault="00690563" w:rsidP="00D75B78">
                                      <w:pPr>
                                        <w:pStyle w:val="Geenafstand"/>
                                        <w:jc w:val="right"/>
                                        <w:rPr>
                                          <w:color w:val="ED7D31" w:themeColor="accent2"/>
                                          <w:sz w:val="26"/>
                                          <w:szCs w:val="26"/>
                                        </w:rPr>
                                      </w:pPr>
                                    </w:p>
                                    <w:p w14:paraId="0CDFBCBC" w14:textId="77777777" w:rsidR="00690563" w:rsidRDefault="00690563" w:rsidP="00D75B78">
                                      <w:pPr>
                                        <w:pStyle w:val="Geenafstand"/>
                                        <w:jc w:val="right"/>
                                        <w:rPr>
                                          <w:color w:val="ED7D31" w:themeColor="accent2"/>
                                          <w:sz w:val="26"/>
                                          <w:szCs w:val="26"/>
                                        </w:rPr>
                                      </w:pPr>
                                    </w:p>
                                    <w:p w14:paraId="7E58301D" w14:textId="77777777" w:rsidR="00690563" w:rsidRDefault="00690563" w:rsidP="00D75B78">
                                      <w:pPr>
                                        <w:pStyle w:val="Geenafstand"/>
                                        <w:jc w:val="right"/>
                                        <w:rPr>
                                          <w:color w:val="ED7D31" w:themeColor="accent2"/>
                                          <w:sz w:val="26"/>
                                          <w:szCs w:val="26"/>
                                        </w:rPr>
                                      </w:pPr>
                                    </w:p>
                                    <w:p w14:paraId="183AD51A" w14:textId="77777777" w:rsidR="00690563" w:rsidRDefault="00690563" w:rsidP="00D75B78">
                                      <w:pPr>
                                        <w:pStyle w:val="Geenafstand"/>
                                        <w:jc w:val="right"/>
                                        <w:rPr>
                                          <w:color w:val="ED7D31" w:themeColor="accent2"/>
                                          <w:sz w:val="26"/>
                                          <w:szCs w:val="26"/>
                                        </w:rPr>
                                      </w:pPr>
                                    </w:p>
                                    <w:p w14:paraId="240E16FF" w14:textId="77777777" w:rsidR="00690563" w:rsidRDefault="00690563" w:rsidP="00D75B78">
                                      <w:pPr>
                                        <w:pStyle w:val="Geenafstand"/>
                                        <w:jc w:val="right"/>
                                        <w:rPr>
                                          <w:color w:val="ED7D31" w:themeColor="accent2"/>
                                          <w:sz w:val="26"/>
                                          <w:szCs w:val="26"/>
                                        </w:rPr>
                                      </w:pPr>
                                    </w:p>
                                    <w:p w14:paraId="4B94F23A" w14:textId="77777777" w:rsidR="00690563" w:rsidRDefault="00690563" w:rsidP="00D75B78">
                                      <w:pPr>
                                        <w:pStyle w:val="Geenafstand"/>
                                        <w:jc w:val="right"/>
                                        <w:rPr>
                                          <w:color w:val="ED7D31" w:themeColor="accent2"/>
                                          <w:sz w:val="26"/>
                                          <w:szCs w:val="26"/>
                                        </w:rPr>
                                      </w:pPr>
                                    </w:p>
                                    <w:p w14:paraId="2C1D80C0" w14:textId="77777777" w:rsidR="00690563" w:rsidRDefault="00690563" w:rsidP="00D75B78">
                                      <w:pPr>
                                        <w:pStyle w:val="Geenafstand"/>
                                        <w:jc w:val="right"/>
                                        <w:rPr>
                                          <w:color w:val="ED7D31" w:themeColor="accent2"/>
                                          <w:sz w:val="26"/>
                                          <w:szCs w:val="26"/>
                                        </w:rPr>
                                      </w:pPr>
                                    </w:p>
                                    <w:p w14:paraId="02E10BE3" w14:textId="77777777" w:rsidR="00690563" w:rsidRDefault="00690563" w:rsidP="00D75B78">
                                      <w:pPr>
                                        <w:pStyle w:val="Geenafstand"/>
                                        <w:jc w:val="right"/>
                                        <w:rPr>
                                          <w:color w:val="ED7D31" w:themeColor="accent2"/>
                                          <w:sz w:val="26"/>
                                          <w:szCs w:val="26"/>
                                        </w:rPr>
                                      </w:pPr>
                                    </w:p>
                                    <w:p w14:paraId="0E91B78B" w14:textId="77777777" w:rsidR="00690563" w:rsidRDefault="00690563" w:rsidP="00D75B78">
                                      <w:pPr>
                                        <w:pStyle w:val="Geenafstand"/>
                                        <w:jc w:val="right"/>
                                        <w:rPr>
                                          <w:color w:val="ED7D31" w:themeColor="accent2"/>
                                          <w:sz w:val="26"/>
                                          <w:szCs w:val="26"/>
                                        </w:rPr>
                                      </w:pPr>
                                    </w:p>
                                    <w:p w14:paraId="073B0C32" w14:textId="77777777" w:rsidR="00690563" w:rsidRDefault="00690563" w:rsidP="00D75B78">
                                      <w:pPr>
                                        <w:pStyle w:val="Geenafstand"/>
                                        <w:jc w:val="right"/>
                                        <w:rPr>
                                          <w:color w:val="ED7D31" w:themeColor="accent2"/>
                                          <w:sz w:val="26"/>
                                          <w:szCs w:val="26"/>
                                        </w:rPr>
                                      </w:pPr>
                                    </w:p>
                                    <w:p w14:paraId="7F4F8339" w14:textId="77777777" w:rsidR="00690563" w:rsidRDefault="00690563" w:rsidP="00D75B78">
                                      <w:pPr>
                                        <w:pStyle w:val="Geenafstand"/>
                                        <w:jc w:val="right"/>
                                        <w:rPr>
                                          <w:color w:val="ED7D31" w:themeColor="accent2"/>
                                          <w:sz w:val="26"/>
                                          <w:szCs w:val="26"/>
                                        </w:rPr>
                                      </w:pPr>
                                    </w:p>
                                    <w:p w14:paraId="286A103A" w14:textId="77777777" w:rsidR="00690563" w:rsidRDefault="00690563" w:rsidP="00D75B78">
                                      <w:pPr>
                                        <w:pStyle w:val="Geenafstand"/>
                                        <w:jc w:val="right"/>
                                        <w:rPr>
                                          <w:color w:val="ED7D31" w:themeColor="accent2"/>
                                          <w:sz w:val="26"/>
                                          <w:szCs w:val="26"/>
                                        </w:rPr>
                                      </w:pPr>
                                    </w:p>
                                    <w:p w14:paraId="07FD57EA" w14:textId="77777777" w:rsidR="00690563" w:rsidRDefault="00690563" w:rsidP="00D75B78">
                                      <w:pPr>
                                        <w:pStyle w:val="Geenafstand"/>
                                        <w:jc w:val="right"/>
                                        <w:rPr>
                                          <w:color w:val="ED7D31" w:themeColor="accent2"/>
                                          <w:sz w:val="26"/>
                                          <w:szCs w:val="26"/>
                                        </w:rPr>
                                      </w:pPr>
                                    </w:p>
                                    <w:p w14:paraId="1D22737E" w14:textId="77777777" w:rsidR="00690563" w:rsidRDefault="00690563" w:rsidP="00D75B78">
                                      <w:pPr>
                                        <w:pStyle w:val="Geenafstand"/>
                                        <w:jc w:val="right"/>
                                        <w:rPr>
                                          <w:color w:val="ED7D31" w:themeColor="accent2"/>
                                          <w:sz w:val="26"/>
                                          <w:szCs w:val="26"/>
                                        </w:rPr>
                                      </w:pPr>
                                    </w:p>
                                    <w:p w14:paraId="4DB56730" w14:textId="77777777" w:rsidR="00690563" w:rsidRDefault="00690563" w:rsidP="00D75B78">
                                      <w:pPr>
                                        <w:pStyle w:val="Geenafstand"/>
                                        <w:jc w:val="right"/>
                                        <w:rPr>
                                          <w:color w:val="ED7D31" w:themeColor="accent2"/>
                                          <w:sz w:val="26"/>
                                          <w:szCs w:val="26"/>
                                        </w:rPr>
                                      </w:pPr>
                                    </w:p>
                                    <w:p w14:paraId="4344820A" w14:textId="77777777" w:rsidR="00690563" w:rsidRDefault="00690563" w:rsidP="00D75B78">
                                      <w:pPr>
                                        <w:pStyle w:val="Geenafstand"/>
                                        <w:jc w:val="right"/>
                                        <w:rPr>
                                          <w:color w:val="ED7D31" w:themeColor="accent2"/>
                                          <w:sz w:val="26"/>
                                          <w:szCs w:val="26"/>
                                        </w:rPr>
                                      </w:pPr>
                                    </w:p>
                                    <w:p w14:paraId="363D9F29" w14:textId="77777777" w:rsidR="00690563" w:rsidRDefault="00690563"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77777777" w:rsidR="00690563" w:rsidRDefault="00690563"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793D32D1" w14:textId="77777777" w:rsidR="00690563" w:rsidRDefault="00690563">
                                      <w:pPr>
                                        <w:jc w:val="right"/>
                                      </w:pPr>
                                    </w:p>
                                    <w:p w14:paraId="3BD384AC" w14:textId="77777777" w:rsidR="00690563" w:rsidRDefault="00690563" w:rsidP="004D00DB">
                                      <w:pPr>
                                        <w:jc w:val="right"/>
                                        <w:rPr>
                                          <w:sz w:val="24"/>
                                          <w:szCs w:val="24"/>
                                        </w:rPr>
                                      </w:pPr>
                                    </w:p>
                                  </w:tc>
                                  <w:tc>
                                    <w:tcPr>
                                      <w:tcW w:w="2432" w:type="pct"/>
                                      <w:vAlign w:val="center"/>
                                    </w:tcPr>
                                    <w:p w14:paraId="3C9580FE" w14:textId="77777777" w:rsidR="00690563" w:rsidRDefault="00690563" w:rsidP="00D75B78">
                                      <w:pPr>
                                        <w:rPr>
                                          <w:color w:val="000000" w:themeColor="text1"/>
                                        </w:rPr>
                                      </w:pPr>
                                    </w:p>
                                    <w:p w14:paraId="4E826731" w14:textId="77777777" w:rsidR="00690563" w:rsidRDefault="00690563"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690563" w:rsidRDefault="00690563"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690563" w:rsidRDefault="00690563" w:rsidP="00D75B78">
                                      <w:pPr>
                                        <w:pStyle w:val="Geenafstand"/>
                                      </w:pPr>
                                    </w:p>
                                  </w:tc>
                                </w:tr>
                              </w:tbl>
                              <w:p w14:paraId="39238BBA" w14:textId="77777777" w:rsidR="00690563" w:rsidRDefault="0069056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690563" w14:paraId="12E6BE69" w14:textId="77777777">
                            <w:trPr>
                              <w:jc w:val="center"/>
                            </w:trPr>
                            <w:tc>
                              <w:tcPr>
                                <w:tcW w:w="2568" w:type="pct"/>
                                <w:vAlign w:val="center"/>
                              </w:tcPr>
                              <w:p w14:paraId="68478E6F" w14:textId="77777777" w:rsidR="00690563" w:rsidRDefault="00690563"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690563" w:rsidRDefault="00690563">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690563" w:rsidRDefault="00690563"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690563" w:rsidRDefault="00690563" w:rsidP="00D75B78">
                                <w:pPr>
                                  <w:pStyle w:val="Geenafstand"/>
                                  <w:jc w:val="right"/>
                                  <w:rPr>
                                    <w:color w:val="ED7D31" w:themeColor="accent2"/>
                                    <w:sz w:val="26"/>
                                    <w:szCs w:val="26"/>
                                  </w:rPr>
                                </w:pPr>
                              </w:p>
                              <w:p w14:paraId="43722419" w14:textId="77777777" w:rsidR="00690563" w:rsidRDefault="00690563" w:rsidP="00D75B78">
                                <w:pPr>
                                  <w:pStyle w:val="Geenafstand"/>
                                  <w:jc w:val="right"/>
                                  <w:rPr>
                                    <w:color w:val="ED7D31" w:themeColor="accent2"/>
                                    <w:sz w:val="26"/>
                                    <w:szCs w:val="26"/>
                                  </w:rPr>
                                </w:pPr>
                              </w:p>
                              <w:p w14:paraId="0CDFBCBC" w14:textId="77777777" w:rsidR="00690563" w:rsidRDefault="00690563" w:rsidP="00D75B78">
                                <w:pPr>
                                  <w:pStyle w:val="Geenafstand"/>
                                  <w:jc w:val="right"/>
                                  <w:rPr>
                                    <w:color w:val="ED7D31" w:themeColor="accent2"/>
                                    <w:sz w:val="26"/>
                                    <w:szCs w:val="26"/>
                                  </w:rPr>
                                </w:pPr>
                              </w:p>
                              <w:p w14:paraId="7E58301D" w14:textId="77777777" w:rsidR="00690563" w:rsidRDefault="00690563" w:rsidP="00D75B78">
                                <w:pPr>
                                  <w:pStyle w:val="Geenafstand"/>
                                  <w:jc w:val="right"/>
                                  <w:rPr>
                                    <w:color w:val="ED7D31" w:themeColor="accent2"/>
                                    <w:sz w:val="26"/>
                                    <w:szCs w:val="26"/>
                                  </w:rPr>
                                </w:pPr>
                              </w:p>
                              <w:p w14:paraId="183AD51A" w14:textId="77777777" w:rsidR="00690563" w:rsidRDefault="00690563" w:rsidP="00D75B78">
                                <w:pPr>
                                  <w:pStyle w:val="Geenafstand"/>
                                  <w:jc w:val="right"/>
                                  <w:rPr>
                                    <w:color w:val="ED7D31" w:themeColor="accent2"/>
                                    <w:sz w:val="26"/>
                                    <w:szCs w:val="26"/>
                                  </w:rPr>
                                </w:pPr>
                              </w:p>
                              <w:p w14:paraId="240E16FF" w14:textId="77777777" w:rsidR="00690563" w:rsidRDefault="00690563" w:rsidP="00D75B78">
                                <w:pPr>
                                  <w:pStyle w:val="Geenafstand"/>
                                  <w:jc w:val="right"/>
                                  <w:rPr>
                                    <w:color w:val="ED7D31" w:themeColor="accent2"/>
                                    <w:sz w:val="26"/>
                                    <w:szCs w:val="26"/>
                                  </w:rPr>
                                </w:pPr>
                              </w:p>
                              <w:p w14:paraId="4B94F23A" w14:textId="77777777" w:rsidR="00690563" w:rsidRDefault="00690563" w:rsidP="00D75B78">
                                <w:pPr>
                                  <w:pStyle w:val="Geenafstand"/>
                                  <w:jc w:val="right"/>
                                  <w:rPr>
                                    <w:color w:val="ED7D31" w:themeColor="accent2"/>
                                    <w:sz w:val="26"/>
                                    <w:szCs w:val="26"/>
                                  </w:rPr>
                                </w:pPr>
                              </w:p>
                              <w:p w14:paraId="2C1D80C0" w14:textId="77777777" w:rsidR="00690563" w:rsidRDefault="00690563" w:rsidP="00D75B78">
                                <w:pPr>
                                  <w:pStyle w:val="Geenafstand"/>
                                  <w:jc w:val="right"/>
                                  <w:rPr>
                                    <w:color w:val="ED7D31" w:themeColor="accent2"/>
                                    <w:sz w:val="26"/>
                                    <w:szCs w:val="26"/>
                                  </w:rPr>
                                </w:pPr>
                              </w:p>
                              <w:p w14:paraId="02E10BE3" w14:textId="77777777" w:rsidR="00690563" w:rsidRDefault="00690563" w:rsidP="00D75B78">
                                <w:pPr>
                                  <w:pStyle w:val="Geenafstand"/>
                                  <w:jc w:val="right"/>
                                  <w:rPr>
                                    <w:color w:val="ED7D31" w:themeColor="accent2"/>
                                    <w:sz w:val="26"/>
                                    <w:szCs w:val="26"/>
                                  </w:rPr>
                                </w:pPr>
                              </w:p>
                              <w:p w14:paraId="0E91B78B" w14:textId="77777777" w:rsidR="00690563" w:rsidRDefault="00690563" w:rsidP="00D75B78">
                                <w:pPr>
                                  <w:pStyle w:val="Geenafstand"/>
                                  <w:jc w:val="right"/>
                                  <w:rPr>
                                    <w:color w:val="ED7D31" w:themeColor="accent2"/>
                                    <w:sz w:val="26"/>
                                    <w:szCs w:val="26"/>
                                  </w:rPr>
                                </w:pPr>
                              </w:p>
                              <w:p w14:paraId="073B0C32" w14:textId="77777777" w:rsidR="00690563" w:rsidRDefault="00690563" w:rsidP="00D75B78">
                                <w:pPr>
                                  <w:pStyle w:val="Geenafstand"/>
                                  <w:jc w:val="right"/>
                                  <w:rPr>
                                    <w:color w:val="ED7D31" w:themeColor="accent2"/>
                                    <w:sz w:val="26"/>
                                    <w:szCs w:val="26"/>
                                  </w:rPr>
                                </w:pPr>
                              </w:p>
                              <w:p w14:paraId="7F4F8339" w14:textId="77777777" w:rsidR="00690563" w:rsidRDefault="00690563" w:rsidP="00D75B78">
                                <w:pPr>
                                  <w:pStyle w:val="Geenafstand"/>
                                  <w:jc w:val="right"/>
                                  <w:rPr>
                                    <w:color w:val="ED7D31" w:themeColor="accent2"/>
                                    <w:sz w:val="26"/>
                                    <w:szCs w:val="26"/>
                                  </w:rPr>
                                </w:pPr>
                              </w:p>
                              <w:p w14:paraId="286A103A" w14:textId="77777777" w:rsidR="00690563" w:rsidRDefault="00690563" w:rsidP="00D75B78">
                                <w:pPr>
                                  <w:pStyle w:val="Geenafstand"/>
                                  <w:jc w:val="right"/>
                                  <w:rPr>
                                    <w:color w:val="ED7D31" w:themeColor="accent2"/>
                                    <w:sz w:val="26"/>
                                    <w:szCs w:val="26"/>
                                  </w:rPr>
                                </w:pPr>
                              </w:p>
                              <w:p w14:paraId="07FD57EA" w14:textId="77777777" w:rsidR="00690563" w:rsidRDefault="00690563" w:rsidP="00D75B78">
                                <w:pPr>
                                  <w:pStyle w:val="Geenafstand"/>
                                  <w:jc w:val="right"/>
                                  <w:rPr>
                                    <w:color w:val="ED7D31" w:themeColor="accent2"/>
                                    <w:sz w:val="26"/>
                                    <w:szCs w:val="26"/>
                                  </w:rPr>
                                </w:pPr>
                              </w:p>
                              <w:p w14:paraId="1D22737E" w14:textId="77777777" w:rsidR="00690563" w:rsidRDefault="00690563" w:rsidP="00D75B78">
                                <w:pPr>
                                  <w:pStyle w:val="Geenafstand"/>
                                  <w:jc w:val="right"/>
                                  <w:rPr>
                                    <w:color w:val="ED7D31" w:themeColor="accent2"/>
                                    <w:sz w:val="26"/>
                                    <w:szCs w:val="26"/>
                                  </w:rPr>
                                </w:pPr>
                              </w:p>
                              <w:p w14:paraId="4DB56730" w14:textId="77777777" w:rsidR="00690563" w:rsidRDefault="00690563" w:rsidP="00D75B78">
                                <w:pPr>
                                  <w:pStyle w:val="Geenafstand"/>
                                  <w:jc w:val="right"/>
                                  <w:rPr>
                                    <w:color w:val="ED7D31" w:themeColor="accent2"/>
                                    <w:sz w:val="26"/>
                                    <w:szCs w:val="26"/>
                                  </w:rPr>
                                </w:pPr>
                              </w:p>
                              <w:p w14:paraId="4344820A" w14:textId="77777777" w:rsidR="00690563" w:rsidRDefault="00690563" w:rsidP="00D75B78">
                                <w:pPr>
                                  <w:pStyle w:val="Geenafstand"/>
                                  <w:jc w:val="right"/>
                                  <w:rPr>
                                    <w:color w:val="ED7D31" w:themeColor="accent2"/>
                                    <w:sz w:val="26"/>
                                    <w:szCs w:val="26"/>
                                  </w:rPr>
                                </w:pPr>
                              </w:p>
                              <w:p w14:paraId="363D9F29" w14:textId="77777777" w:rsidR="00690563" w:rsidRDefault="00690563"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77777777" w:rsidR="00690563" w:rsidRDefault="00690563"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793D32D1" w14:textId="77777777" w:rsidR="00690563" w:rsidRDefault="00690563">
                                <w:pPr>
                                  <w:jc w:val="right"/>
                                </w:pPr>
                              </w:p>
                              <w:p w14:paraId="3BD384AC" w14:textId="77777777" w:rsidR="00690563" w:rsidRDefault="00690563" w:rsidP="004D00DB">
                                <w:pPr>
                                  <w:jc w:val="right"/>
                                  <w:rPr>
                                    <w:sz w:val="24"/>
                                    <w:szCs w:val="24"/>
                                  </w:rPr>
                                </w:pPr>
                              </w:p>
                            </w:tc>
                            <w:tc>
                              <w:tcPr>
                                <w:tcW w:w="2432" w:type="pct"/>
                                <w:vAlign w:val="center"/>
                              </w:tcPr>
                              <w:p w14:paraId="3C9580FE" w14:textId="77777777" w:rsidR="00690563" w:rsidRDefault="00690563" w:rsidP="00D75B78">
                                <w:pPr>
                                  <w:rPr>
                                    <w:color w:val="000000" w:themeColor="text1"/>
                                  </w:rPr>
                                </w:pPr>
                              </w:p>
                              <w:p w14:paraId="4E826731" w14:textId="77777777" w:rsidR="00690563" w:rsidRDefault="00690563"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690563" w:rsidRDefault="00690563"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690563" w:rsidRDefault="00690563" w:rsidP="00D75B78">
                                <w:pPr>
                                  <w:pStyle w:val="Geenafstand"/>
                                </w:pPr>
                              </w:p>
                            </w:tc>
                          </w:tr>
                        </w:tbl>
                        <w:p w14:paraId="39238BBA" w14:textId="77777777" w:rsidR="00690563" w:rsidRDefault="00690563"/>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756A5CC3" w14:textId="77777777" w:rsidR="00642A45"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2380240" w:history="1">
            <w:r w:rsidR="00642A45" w:rsidRPr="00310DAE">
              <w:rPr>
                <w:rStyle w:val="Hyperlink"/>
                <w:noProof/>
              </w:rPr>
              <w:t>Versiebeheer</w:t>
            </w:r>
            <w:r w:rsidR="00642A45">
              <w:rPr>
                <w:noProof/>
                <w:webHidden/>
              </w:rPr>
              <w:tab/>
            </w:r>
            <w:r w:rsidR="00642A45">
              <w:rPr>
                <w:noProof/>
                <w:webHidden/>
              </w:rPr>
              <w:fldChar w:fldCharType="begin"/>
            </w:r>
            <w:r w:rsidR="00642A45">
              <w:rPr>
                <w:noProof/>
                <w:webHidden/>
              </w:rPr>
              <w:instrText xml:space="preserve"> PAGEREF _Toc492380240 \h </w:instrText>
            </w:r>
            <w:r w:rsidR="00642A45">
              <w:rPr>
                <w:noProof/>
                <w:webHidden/>
              </w:rPr>
            </w:r>
            <w:r w:rsidR="00642A45">
              <w:rPr>
                <w:noProof/>
                <w:webHidden/>
              </w:rPr>
              <w:fldChar w:fldCharType="separate"/>
            </w:r>
            <w:r w:rsidR="00642A45">
              <w:rPr>
                <w:noProof/>
                <w:webHidden/>
              </w:rPr>
              <w:t>2</w:t>
            </w:r>
            <w:r w:rsidR="00642A45">
              <w:rPr>
                <w:noProof/>
                <w:webHidden/>
              </w:rPr>
              <w:fldChar w:fldCharType="end"/>
            </w:r>
          </w:hyperlink>
        </w:p>
        <w:p w14:paraId="0C758DAB" w14:textId="77777777" w:rsidR="00642A45" w:rsidRDefault="00690563">
          <w:pPr>
            <w:pStyle w:val="Inhopg1"/>
            <w:rPr>
              <w:rFonts w:eastAsiaTheme="minorEastAsia"/>
              <w:b w:val="0"/>
              <w:noProof/>
              <w:lang w:eastAsia="nl-NL"/>
            </w:rPr>
          </w:pPr>
          <w:hyperlink w:anchor="_Toc492380241" w:history="1">
            <w:r w:rsidR="00642A45" w:rsidRPr="00310DAE">
              <w:rPr>
                <w:rStyle w:val="Hyperlink"/>
                <w:noProof/>
              </w:rPr>
              <w:t>1</w:t>
            </w:r>
            <w:r w:rsidR="00642A45">
              <w:rPr>
                <w:rFonts w:eastAsiaTheme="minorEastAsia"/>
                <w:b w:val="0"/>
                <w:noProof/>
                <w:lang w:eastAsia="nl-NL"/>
              </w:rPr>
              <w:tab/>
            </w:r>
            <w:r w:rsidR="00642A45" w:rsidRPr="00310DAE">
              <w:rPr>
                <w:rStyle w:val="Hyperlink"/>
                <w:noProof/>
              </w:rPr>
              <w:t>Introductie</w:t>
            </w:r>
            <w:r w:rsidR="00642A45">
              <w:rPr>
                <w:noProof/>
                <w:webHidden/>
              </w:rPr>
              <w:tab/>
            </w:r>
            <w:r w:rsidR="00642A45">
              <w:rPr>
                <w:noProof/>
                <w:webHidden/>
              </w:rPr>
              <w:fldChar w:fldCharType="begin"/>
            </w:r>
            <w:r w:rsidR="00642A45">
              <w:rPr>
                <w:noProof/>
                <w:webHidden/>
              </w:rPr>
              <w:instrText xml:space="preserve"> PAGEREF _Toc492380241 \h </w:instrText>
            </w:r>
            <w:r w:rsidR="00642A45">
              <w:rPr>
                <w:noProof/>
                <w:webHidden/>
              </w:rPr>
            </w:r>
            <w:r w:rsidR="00642A45">
              <w:rPr>
                <w:noProof/>
                <w:webHidden/>
              </w:rPr>
              <w:fldChar w:fldCharType="separate"/>
            </w:r>
            <w:r w:rsidR="00642A45">
              <w:rPr>
                <w:noProof/>
                <w:webHidden/>
              </w:rPr>
              <w:t>3</w:t>
            </w:r>
            <w:r w:rsidR="00642A45">
              <w:rPr>
                <w:noProof/>
                <w:webHidden/>
              </w:rPr>
              <w:fldChar w:fldCharType="end"/>
            </w:r>
          </w:hyperlink>
        </w:p>
        <w:p w14:paraId="14C89118" w14:textId="77777777" w:rsidR="00642A45" w:rsidRDefault="00690563">
          <w:pPr>
            <w:pStyle w:val="Inhopg1"/>
            <w:rPr>
              <w:rFonts w:eastAsiaTheme="minorEastAsia"/>
              <w:b w:val="0"/>
              <w:noProof/>
              <w:lang w:eastAsia="nl-NL"/>
            </w:rPr>
          </w:pPr>
          <w:hyperlink w:anchor="_Toc492380242" w:history="1">
            <w:r w:rsidR="00642A45" w:rsidRPr="00310DAE">
              <w:rPr>
                <w:rStyle w:val="Hyperlink"/>
                <w:noProof/>
              </w:rPr>
              <w:t>2</w:t>
            </w:r>
            <w:r w:rsidR="00642A45">
              <w:rPr>
                <w:rFonts w:eastAsiaTheme="minorEastAsia"/>
                <w:b w:val="0"/>
                <w:noProof/>
                <w:lang w:eastAsia="nl-NL"/>
              </w:rPr>
              <w:tab/>
            </w:r>
            <w:r w:rsidR="00642A45" w:rsidRPr="00310DAE">
              <w:rPr>
                <w:rStyle w:val="Hyperlink"/>
                <w:noProof/>
              </w:rPr>
              <w:t>Herhalen</w:t>
            </w:r>
            <w:r w:rsidR="00642A45">
              <w:rPr>
                <w:noProof/>
                <w:webHidden/>
              </w:rPr>
              <w:tab/>
            </w:r>
            <w:r w:rsidR="00642A45">
              <w:rPr>
                <w:noProof/>
                <w:webHidden/>
              </w:rPr>
              <w:fldChar w:fldCharType="begin"/>
            </w:r>
            <w:r w:rsidR="00642A45">
              <w:rPr>
                <w:noProof/>
                <w:webHidden/>
              </w:rPr>
              <w:instrText xml:space="preserve"> PAGEREF _Toc492380242 \h </w:instrText>
            </w:r>
            <w:r w:rsidR="00642A45">
              <w:rPr>
                <w:noProof/>
                <w:webHidden/>
              </w:rPr>
            </w:r>
            <w:r w:rsidR="00642A45">
              <w:rPr>
                <w:noProof/>
                <w:webHidden/>
              </w:rPr>
              <w:fldChar w:fldCharType="separate"/>
            </w:r>
            <w:r w:rsidR="00642A45">
              <w:rPr>
                <w:noProof/>
                <w:webHidden/>
              </w:rPr>
              <w:t>4</w:t>
            </w:r>
            <w:r w:rsidR="00642A45">
              <w:rPr>
                <w:noProof/>
                <w:webHidden/>
              </w:rPr>
              <w:fldChar w:fldCharType="end"/>
            </w:r>
          </w:hyperlink>
        </w:p>
        <w:p w14:paraId="6D73137E" w14:textId="416E64CD" w:rsidR="00642A45" w:rsidRDefault="00690563">
          <w:pPr>
            <w:pStyle w:val="Inhopg2"/>
            <w:rPr>
              <w:rFonts w:eastAsiaTheme="minorEastAsia"/>
              <w:noProof/>
              <w:sz w:val="22"/>
              <w:lang w:eastAsia="nl-NL"/>
            </w:rPr>
          </w:pPr>
          <w:hyperlink w:anchor="_Toc492380243" w:history="1">
            <w:r w:rsidR="00642A45" w:rsidRPr="00310DAE">
              <w:rPr>
                <w:rStyle w:val="Hyperlink"/>
                <w:noProof/>
              </w:rPr>
              <w:t>2.1</w:t>
            </w:r>
            <w:r w:rsidR="00642A45">
              <w:rPr>
                <w:rFonts w:eastAsiaTheme="minorEastAsia"/>
                <w:noProof/>
                <w:sz w:val="22"/>
                <w:lang w:eastAsia="nl-NL"/>
              </w:rPr>
              <w:tab/>
            </w:r>
            <w:r w:rsidR="009E5FB7">
              <w:rPr>
                <w:rStyle w:val="Hyperlink"/>
                <w:noProof/>
              </w:rPr>
              <w:t>For-lus</w:t>
            </w:r>
            <w:r w:rsidR="00642A45">
              <w:rPr>
                <w:noProof/>
                <w:webHidden/>
              </w:rPr>
              <w:tab/>
            </w:r>
            <w:r w:rsidR="00642A45">
              <w:rPr>
                <w:noProof/>
                <w:webHidden/>
              </w:rPr>
              <w:fldChar w:fldCharType="begin"/>
            </w:r>
            <w:r w:rsidR="00642A45">
              <w:rPr>
                <w:noProof/>
                <w:webHidden/>
              </w:rPr>
              <w:instrText xml:space="preserve"> PAGEREF _Toc492380243 \h </w:instrText>
            </w:r>
            <w:r w:rsidR="00642A45">
              <w:rPr>
                <w:noProof/>
                <w:webHidden/>
              </w:rPr>
            </w:r>
            <w:r w:rsidR="00642A45">
              <w:rPr>
                <w:noProof/>
                <w:webHidden/>
              </w:rPr>
              <w:fldChar w:fldCharType="separate"/>
            </w:r>
            <w:r w:rsidR="00642A45">
              <w:rPr>
                <w:noProof/>
                <w:webHidden/>
              </w:rPr>
              <w:t>4</w:t>
            </w:r>
            <w:r w:rsidR="00642A45">
              <w:rPr>
                <w:noProof/>
                <w:webHidden/>
              </w:rPr>
              <w:fldChar w:fldCharType="end"/>
            </w:r>
          </w:hyperlink>
        </w:p>
        <w:p w14:paraId="72BFB771" w14:textId="77777777" w:rsidR="00642A45" w:rsidRDefault="00690563">
          <w:pPr>
            <w:pStyle w:val="Inhopg3"/>
            <w:rPr>
              <w:rFonts w:eastAsiaTheme="minorEastAsia"/>
              <w:i w:val="0"/>
              <w:noProof/>
              <w:sz w:val="22"/>
              <w:lang w:eastAsia="nl-NL"/>
            </w:rPr>
          </w:pPr>
          <w:hyperlink w:anchor="_Toc492380244" w:history="1">
            <w:r w:rsidR="00642A45" w:rsidRPr="00310DAE">
              <w:rPr>
                <w:rStyle w:val="Hyperlink"/>
                <w:noProof/>
              </w:rPr>
              <w:t>2.1.1</w:t>
            </w:r>
            <w:r w:rsidR="00642A45">
              <w:rPr>
                <w:rFonts w:eastAsiaTheme="minorEastAsia"/>
                <w:i w:val="0"/>
                <w:noProof/>
                <w:sz w:val="22"/>
                <w:lang w:eastAsia="nl-NL"/>
              </w:rPr>
              <w:tab/>
            </w:r>
            <w:r w:rsidR="00642A45" w:rsidRPr="00310DAE">
              <w:rPr>
                <w:rStyle w:val="Hyperlink"/>
                <w:noProof/>
              </w:rPr>
              <w:t>Het optellen van de x opeenvolgende waardes van een vector</w:t>
            </w:r>
            <w:r w:rsidR="00642A45">
              <w:rPr>
                <w:noProof/>
                <w:webHidden/>
              </w:rPr>
              <w:tab/>
            </w:r>
            <w:r w:rsidR="00642A45">
              <w:rPr>
                <w:noProof/>
                <w:webHidden/>
              </w:rPr>
              <w:fldChar w:fldCharType="begin"/>
            </w:r>
            <w:r w:rsidR="00642A45">
              <w:rPr>
                <w:noProof/>
                <w:webHidden/>
              </w:rPr>
              <w:instrText xml:space="preserve"> PAGEREF _Toc492380244 \h </w:instrText>
            </w:r>
            <w:r w:rsidR="00642A45">
              <w:rPr>
                <w:noProof/>
                <w:webHidden/>
              </w:rPr>
            </w:r>
            <w:r w:rsidR="00642A45">
              <w:rPr>
                <w:noProof/>
                <w:webHidden/>
              </w:rPr>
              <w:fldChar w:fldCharType="separate"/>
            </w:r>
            <w:r w:rsidR="00642A45">
              <w:rPr>
                <w:noProof/>
                <w:webHidden/>
              </w:rPr>
              <w:t>4</w:t>
            </w:r>
            <w:r w:rsidR="00642A45">
              <w:rPr>
                <w:noProof/>
                <w:webHidden/>
              </w:rPr>
              <w:fldChar w:fldCharType="end"/>
            </w:r>
          </w:hyperlink>
        </w:p>
        <w:p w14:paraId="3FED4ED4" w14:textId="77777777" w:rsidR="00642A45" w:rsidRDefault="00690563">
          <w:pPr>
            <w:pStyle w:val="Inhopg3"/>
            <w:rPr>
              <w:rFonts w:eastAsiaTheme="minorEastAsia"/>
              <w:i w:val="0"/>
              <w:noProof/>
              <w:sz w:val="22"/>
              <w:lang w:eastAsia="nl-NL"/>
            </w:rPr>
          </w:pPr>
          <w:hyperlink w:anchor="_Toc492380245" w:history="1">
            <w:r w:rsidR="00642A45" w:rsidRPr="00310DAE">
              <w:rPr>
                <w:rStyle w:val="Hyperlink"/>
                <w:noProof/>
              </w:rPr>
              <w:t>2.1.2</w:t>
            </w:r>
            <w:r w:rsidR="00642A45">
              <w:rPr>
                <w:rFonts w:eastAsiaTheme="minorEastAsia"/>
                <w:i w:val="0"/>
                <w:noProof/>
                <w:sz w:val="22"/>
                <w:lang w:eastAsia="nl-NL"/>
              </w:rPr>
              <w:tab/>
            </w:r>
            <w:r w:rsidR="00642A45" w:rsidRPr="00310DAE">
              <w:rPr>
                <w:rStyle w:val="Hyperlink"/>
                <w:noProof/>
              </w:rPr>
              <w:t>Waar zijn we ook alweer mee bezig?</w:t>
            </w:r>
            <w:r w:rsidR="00642A45">
              <w:rPr>
                <w:noProof/>
                <w:webHidden/>
              </w:rPr>
              <w:tab/>
            </w:r>
            <w:r w:rsidR="00642A45">
              <w:rPr>
                <w:noProof/>
                <w:webHidden/>
              </w:rPr>
              <w:fldChar w:fldCharType="begin"/>
            </w:r>
            <w:r w:rsidR="00642A45">
              <w:rPr>
                <w:noProof/>
                <w:webHidden/>
              </w:rPr>
              <w:instrText xml:space="preserve"> PAGEREF _Toc492380245 \h </w:instrText>
            </w:r>
            <w:r w:rsidR="00642A45">
              <w:rPr>
                <w:noProof/>
                <w:webHidden/>
              </w:rPr>
            </w:r>
            <w:r w:rsidR="00642A45">
              <w:rPr>
                <w:noProof/>
                <w:webHidden/>
              </w:rPr>
              <w:fldChar w:fldCharType="separate"/>
            </w:r>
            <w:r w:rsidR="00642A45">
              <w:rPr>
                <w:noProof/>
                <w:webHidden/>
              </w:rPr>
              <w:t>7</w:t>
            </w:r>
            <w:r w:rsidR="00642A45">
              <w:rPr>
                <w:noProof/>
                <w:webHidden/>
              </w:rPr>
              <w:fldChar w:fldCharType="end"/>
            </w:r>
          </w:hyperlink>
        </w:p>
        <w:p w14:paraId="0DF600B2" w14:textId="77777777" w:rsidR="00642A45" w:rsidRDefault="00690563">
          <w:pPr>
            <w:pStyle w:val="Inhopg3"/>
            <w:rPr>
              <w:rFonts w:eastAsiaTheme="minorEastAsia"/>
              <w:i w:val="0"/>
              <w:noProof/>
              <w:sz w:val="22"/>
              <w:lang w:eastAsia="nl-NL"/>
            </w:rPr>
          </w:pPr>
          <w:hyperlink w:anchor="_Toc492380246" w:history="1">
            <w:r w:rsidR="00642A45" w:rsidRPr="00310DAE">
              <w:rPr>
                <w:rStyle w:val="Hyperlink"/>
                <w:noProof/>
              </w:rPr>
              <w:t>2.1.3</w:t>
            </w:r>
            <w:r w:rsidR="00642A45">
              <w:rPr>
                <w:rFonts w:eastAsiaTheme="minorEastAsia"/>
                <w:i w:val="0"/>
                <w:noProof/>
                <w:sz w:val="22"/>
                <w:lang w:eastAsia="nl-NL"/>
              </w:rPr>
              <w:tab/>
            </w:r>
            <w:r w:rsidR="00642A45" w:rsidRPr="00310DAE">
              <w:rPr>
                <w:rStyle w:val="Hyperlink"/>
                <w:noProof/>
              </w:rPr>
              <w:t>Uitwerking</w:t>
            </w:r>
            <w:r w:rsidR="00642A45">
              <w:rPr>
                <w:noProof/>
                <w:webHidden/>
              </w:rPr>
              <w:tab/>
            </w:r>
            <w:r w:rsidR="00642A45">
              <w:rPr>
                <w:noProof/>
                <w:webHidden/>
              </w:rPr>
              <w:fldChar w:fldCharType="begin"/>
            </w:r>
            <w:r w:rsidR="00642A45">
              <w:rPr>
                <w:noProof/>
                <w:webHidden/>
              </w:rPr>
              <w:instrText xml:space="preserve"> PAGEREF _Toc492380246 \h </w:instrText>
            </w:r>
            <w:r w:rsidR="00642A45">
              <w:rPr>
                <w:noProof/>
                <w:webHidden/>
              </w:rPr>
            </w:r>
            <w:r w:rsidR="00642A45">
              <w:rPr>
                <w:noProof/>
                <w:webHidden/>
              </w:rPr>
              <w:fldChar w:fldCharType="separate"/>
            </w:r>
            <w:r w:rsidR="00642A45">
              <w:rPr>
                <w:noProof/>
                <w:webHidden/>
              </w:rPr>
              <w:t>9</w:t>
            </w:r>
            <w:r w:rsidR="00642A45">
              <w:rPr>
                <w:noProof/>
                <w:webHidden/>
              </w:rPr>
              <w:fldChar w:fldCharType="end"/>
            </w:r>
          </w:hyperlink>
        </w:p>
        <w:p w14:paraId="318572CC" w14:textId="77777777" w:rsidR="00642A45" w:rsidRDefault="00690563">
          <w:pPr>
            <w:pStyle w:val="Inhopg3"/>
            <w:rPr>
              <w:rFonts w:eastAsiaTheme="minorEastAsia"/>
              <w:i w:val="0"/>
              <w:noProof/>
              <w:sz w:val="22"/>
              <w:lang w:eastAsia="nl-NL"/>
            </w:rPr>
          </w:pPr>
          <w:hyperlink w:anchor="_Toc492380247" w:history="1">
            <w:r w:rsidR="00642A45" w:rsidRPr="00310DAE">
              <w:rPr>
                <w:rStyle w:val="Hyperlink"/>
                <w:noProof/>
              </w:rPr>
              <w:t>2.1.4</w:t>
            </w:r>
            <w:r w:rsidR="00642A45">
              <w:rPr>
                <w:rFonts w:eastAsiaTheme="minorEastAsia"/>
                <w:i w:val="0"/>
                <w:noProof/>
                <w:sz w:val="22"/>
                <w:lang w:eastAsia="nl-NL"/>
              </w:rPr>
              <w:tab/>
            </w:r>
            <w:r w:rsidR="00642A45" w:rsidRPr="00310DAE">
              <w:rPr>
                <w:rStyle w:val="Hyperlink"/>
                <w:noProof/>
              </w:rPr>
              <w:t>Nog slimmer</w:t>
            </w:r>
            <w:r w:rsidR="00642A45">
              <w:rPr>
                <w:noProof/>
                <w:webHidden/>
              </w:rPr>
              <w:tab/>
            </w:r>
            <w:r w:rsidR="00642A45">
              <w:rPr>
                <w:noProof/>
                <w:webHidden/>
              </w:rPr>
              <w:fldChar w:fldCharType="begin"/>
            </w:r>
            <w:r w:rsidR="00642A45">
              <w:rPr>
                <w:noProof/>
                <w:webHidden/>
              </w:rPr>
              <w:instrText xml:space="preserve"> PAGEREF _Toc492380247 \h </w:instrText>
            </w:r>
            <w:r w:rsidR="00642A45">
              <w:rPr>
                <w:noProof/>
                <w:webHidden/>
              </w:rPr>
            </w:r>
            <w:r w:rsidR="00642A45">
              <w:rPr>
                <w:noProof/>
                <w:webHidden/>
              </w:rPr>
              <w:fldChar w:fldCharType="separate"/>
            </w:r>
            <w:r w:rsidR="00642A45">
              <w:rPr>
                <w:noProof/>
                <w:webHidden/>
              </w:rPr>
              <w:t>11</w:t>
            </w:r>
            <w:r w:rsidR="00642A45">
              <w:rPr>
                <w:noProof/>
                <w:webHidden/>
              </w:rPr>
              <w:fldChar w:fldCharType="end"/>
            </w:r>
          </w:hyperlink>
        </w:p>
        <w:p w14:paraId="6791D68C" w14:textId="431DDEF8" w:rsidR="00642A45" w:rsidRDefault="00690563">
          <w:pPr>
            <w:pStyle w:val="Inhopg3"/>
            <w:rPr>
              <w:rFonts w:eastAsiaTheme="minorEastAsia"/>
              <w:i w:val="0"/>
              <w:noProof/>
              <w:sz w:val="22"/>
              <w:lang w:eastAsia="nl-NL"/>
            </w:rPr>
          </w:pPr>
          <w:hyperlink w:anchor="_Toc492380248" w:history="1">
            <w:r w:rsidR="00642A45" w:rsidRPr="00310DAE">
              <w:rPr>
                <w:rStyle w:val="Hyperlink"/>
                <w:noProof/>
              </w:rPr>
              <w:t>2.1.5</w:t>
            </w:r>
            <w:r w:rsidR="00642A45">
              <w:rPr>
                <w:rFonts w:eastAsiaTheme="minorEastAsia"/>
                <w:i w:val="0"/>
                <w:noProof/>
                <w:sz w:val="22"/>
                <w:lang w:eastAsia="nl-NL"/>
              </w:rPr>
              <w:tab/>
            </w:r>
            <w:r w:rsidR="00642A45" w:rsidRPr="00310DAE">
              <w:rPr>
                <w:rStyle w:val="Hyperlink"/>
                <w:noProof/>
              </w:rPr>
              <w:t xml:space="preserve">Teveel </w:t>
            </w:r>
            <w:r w:rsidR="009E5FB7">
              <w:rPr>
                <w:rStyle w:val="Hyperlink"/>
                <w:noProof/>
              </w:rPr>
              <w:t>for-lus</w:t>
            </w:r>
            <w:r w:rsidR="00642A45" w:rsidRPr="00310DAE">
              <w:rPr>
                <w:rStyle w:val="Hyperlink"/>
                <w:noProof/>
              </w:rPr>
              <w:t xml:space="preserve"> gebruiken</w:t>
            </w:r>
            <w:r w:rsidR="00642A45">
              <w:rPr>
                <w:noProof/>
                <w:webHidden/>
              </w:rPr>
              <w:tab/>
            </w:r>
            <w:r w:rsidR="00642A45">
              <w:rPr>
                <w:noProof/>
                <w:webHidden/>
              </w:rPr>
              <w:fldChar w:fldCharType="begin"/>
            </w:r>
            <w:r w:rsidR="00642A45">
              <w:rPr>
                <w:noProof/>
                <w:webHidden/>
              </w:rPr>
              <w:instrText xml:space="preserve"> PAGEREF _Toc492380248 \h </w:instrText>
            </w:r>
            <w:r w:rsidR="00642A45">
              <w:rPr>
                <w:noProof/>
                <w:webHidden/>
              </w:rPr>
            </w:r>
            <w:r w:rsidR="00642A45">
              <w:rPr>
                <w:noProof/>
                <w:webHidden/>
              </w:rPr>
              <w:fldChar w:fldCharType="separate"/>
            </w:r>
            <w:r w:rsidR="00642A45">
              <w:rPr>
                <w:noProof/>
                <w:webHidden/>
              </w:rPr>
              <w:t>12</w:t>
            </w:r>
            <w:r w:rsidR="00642A45">
              <w:rPr>
                <w:noProof/>
                <w:webHidden/>
              </w:rPr>
              <w:fldChar w:fldCharType="end"/>
            </w:r>
          </w:hyperlink>
        </w:p>
        <w:p w14:paraId="60E09BEA" w14:textId="77777777" w:rsidR="00642A45" w:rsidRDefault="00690563">
          <w:pPr>
            <w:pStyle w:val="Inhopg2"/>
            <w:rPr>
              <w:rFonts w:eastAsiaTheme="minorEastAsia"/>
              <w:noProof/>
              <w:sz w:val="22"/>
              <w:lang w:eastAsia="nl-NL"/>
            </w:rPr>
          </w:pPr>
          <w:hyperlink w:anchor="_Toc492380249" w:history="1">
            <w:r w:rsidR="00642A45" w:rsidRPr="00310DAE">
              <w:rPr>
                <w:rStyle w:val="Hyperlink"/>
                <w:noProof/>
              </w:rPr>
              <w:t>2.2</w:t>
            </w:r>
            <w:r w:rsidR="00642A45">
              <w:rPr>
                <w:rFonts w:eastAsiaTheme="minorEastAsia"/>
                <w:noProof/>
                <w:sz w:val="22"/>
                <w:lang w:eastAsia="nl-NL"/>
              </w:rPr>
              <w:tab/>
            </w:r>
            <w:r w:rsidR="00642A45" w:rsidRPr="00310DAE">
              <w:rPr>
                <w:rStyle w:val="Hyperlink"/>
                <w:noProof/>
              </w:rPr>
              <w:t>While-loop</w:t>
            </w:r>
            <w:r w:rsidR="00642A45">
              <w:rPr>
                <w:noProof/>
                <w:webHidden/>
              </w:rPr>
              <w:tab/>
            </w:r>
            <w:r w:rsidR="00642A45">
              <w:rPr>
                <w:noProof/>
                <w:webHidden/>
              </w:rPr>
              <w:fldChar w:fldCharType="begin"/>
            </w:r>
            <w:r w:rsidR="00642A45">
              <w:rPr>
                <w:noProof/>
                <w:webHidden/>
              </w:rPr>
              <w:instrText xml:space="preserve"> PAGEREF _Toc492380249 \h </w:instrText>
            </w:r>
            <w:r w:rsidR="00642A45">
              <w:rPr>
                <w:noProof/>
                <w:webHidden/>
              </w:rPr>
            </w:r>
            <w:r w:rsidR="00642A45">
              <w:rPr>
                <w:noProof/>
                <w:webHidden/>
              </w:rPr>
              <w:fldChar w:fldCharType="separate"/>
            </w:r>
            <w:r w:rsidR="00642A45">
              <w:rPr>
                <w:noProof/>
                <w:webHidden/>
              </w:rPr>
              <w:t>13</w:t>
            </w:r>
            <w:r w:rsidR="00642A45">
              <w:rPr>
                <w:noProof/>
                <w:webHidden/>
              </w:rPr>
              <w:fldChar w:fldCharType="end"/>
            </w:r>
          </w:hyperlink>
        </w:p>
        <w:p w14:paraId="23CA3ECB" w14:textId="77777777" w:rsidR="00642A45" w:rsidRDefault="00690563">
          <w:pPr>
            <w:pStyle w:val="Inhopg3"/>
            <w:rPr>
              <w:rFonts w:eastAsiaTheme="minorEastAsia"/>
              <w:i w:val="0"/>
              <w:noProof/>
              <w:sz w:val="22"/>
              <w:lang w:eastAsia="nl-NL"/>
            </w:rPr>
          </w:pPr>
          <w:hyperlink w:anchor="_Toc492380250" w:history="1">
            <w:r w:rsidR="00642A45" w:rsidRPr="00310DAE">
              <w:rPr>
                <w:rStyle w:val="Hyperlink"/>
                <w:noProof/>
              </w:rPr>
              <w:t>2.2.1</w:t>
            </w:r>
            <w:r w:rsidR="00642A45">
              <w:rPr>
                <w:rFonts w:eastAsiaTheme="minorEastAsia"/>
                <w:i w:val="0"/>
                <w:noProof/>
                <w:sz w:val="22"/>
                <w:lang w:eastAsia="nl-NL"/>
              </w:rPr>
              <w:tab/>
            </w:r>
            <w:r w:rsidR="00642A45" w:rsidRPr="00310DAE">
              <w:rPr>
                <w:rStyle w:val="Hyperlink"/>
                <w:noProof/>
              </w:rPr>
              <w:t>Afsluitende opmerkingen</w:t>
            </w:r>
            <w:r w:rsidR="00642A45">
              <w:rPr>
                <w:noProof/>
                <w:webHidden/>
              </w:rPr>
              <w:tab/>
            </w:r>
            <w:r w:rsidR="00642A45">
              <w:rPr>
                <w:noProof/>
                <w:webHidden/>
              </w:rPr>
              <w:fldChar w:fldCharType="begin"/>
            </w:r>
            <w:r w:rsidR="00642A45">
              <w:rPr>
                <w:noProof/>
                <w:webHidden/>
              </w:rPr>
              <w:instrText xml:space="preserve"> PAGEREF _Toc492380250 \h </w:instrText>
            </w:r>
            <w:r w:rsidR="00642A45">
              <w:rPr>
                <w:noProof/>
                <w:webHidden/>
              </w:rPr>
            </w:r>
            <w:r w:rsidR="00642A45">
              <w:rPr>
                <w:noProof/>
                <w:webHidden/>
              </w:rPr>
              <w:fldChar w:fldCharType="separate"/>
            </w:r>
            <w:r w:rsidR="00642A45">
              <w:rPr>
                <w:noProof/>
                <w:webHidden/>
              </w:rPr>
              <w:t>14</w:t>
            </w:r>
            <w:r w:rsidR="00642A45">
              <w:rPr>
                <w:noProof/>
                <w:webHidden/>
              </w:rPr>
              <w:fldChar w:fldCharType="end"/>
            </w:r>
          </w:hyperlink>
        </w:p>
        <w:p w14:paraId="20D7C2F8" w14:textId="77777777" w:rsidR="00642A45" w:rsidRDefault="00690563">
          <w:pPr>
            <w:pStyle w:val="Inhopg2"/>
            <w:rPr>
              <w:rFonts w:eastAsiaTheme="minorEastAsia"/>
              <w:noProof/>
              <w:sz w:val="22"/>
              <w:lang w:eastAsia="nl-NL"/>
            </w:rPr>
          </w:pPr>
          <w:hyperlink w:anchor="_Toc492380251" w:history="1">
            <w:r w:rsidR="00642A45" w:rsidRPr="00310DAE">
              <w:rPr>
                <w:rStyle w:val="Hyperlink"/>
                <w:noProof/>
              </w:rPr>
              <w:t>2.3</w:t>
            </w:r>
            <w:r w:rsidR="00642A45">
              <w:rPr>
                <w:rFonts w:eastAsiaTheme="minorEastAsia"/>
                <w:noProof/>
                <w:sz w:val="22"/>
                <w:lang w:eastAsia="nl-NL"/>
              </w:rPr>
              <w:tab/>
            </w:r>
            <w:r w:rsidR="00642A45" w:rsidRPr="00310DAE">
              <w:rPr>
                <w:rStyle w:val="Hyperlink"/>
                <w:noProof/>
              </w:rPr>
              <w:t>Vragen en opdrachten</w:t>
            </w:r>
            <w:r w:rsidR="00642A45">
              <w:rPr>
                <w:noProof/>
                <w:webHidden/>
              </w:rPr>
              <w:tab/>
            </w:r>
            <w:r w:rsidR="00642A45">
              <w:rPr>
                <w:noProof/>
                <w:webHidden/>
              </w:rPr>
              <w:fldChar w:fldCharType="begin"/>
            </w:r>
            <w:r w:rsidR="00642A45">
              <w:rPr>
                <w:noProof/>
                <w:webHidden/>
              </w:rPr>
              <w:instrText xml:space="preserve"> PAGEREF _Toc492380251 \h </w:instrText>
            </w:r>
            <w:r w:rsidR="00642A45">
              <w:rPr>
                <w:noProof/>
                <w:webHidden/>
              </w:rPr>
            </w:r>
            <w:r w:rsidR="00642A45">
              <w:rPr>
                <w:noProof/>
                <w:webHidden/>
              </w:rPr>
              <w:fldChar w:fldCharType="separate"/>
            </w:r>
            <w:r w:rsidR="00642A45">
              <w:rPr>
                <w:noProof/>
                <w:webHidden/>
              </w:rPr>
              <w:t>15</w:t>
            </w:r>
            <w:r w:rsidR="00642A45">
              <w:rPr>
                <w:noProof/>
                <w:webHidden/>
              </w:rPr>
              <w:fldChar w:fldCharType="end"/>
            </w:r>
          </w:hyperlink>
        </w:p>
        <w:p w14:paraId="105F7A0A" w14:textId="77777777" w:rsidR="00642A45" w:rsidRDefault="00690563">
          <w:pPr>
            <w:pStyle w:val="Inhopg2"/>
            <w:rPr>
              <w:rFonts w:eastAsiaTheme="minorEastAsia"/>
              <w:noProof/>
              <w:sz w:val="22"/>
              <w:lang w:eastAsia="nl-NL"/>
            </w:rPr>
          </w:pPr>
          <w:hyperlink w:anchor="_Toc492380252" w:history="1">
            <w:r w:rsidR="00642A45" w:rsidRPr="00310DAE">
              <w:rPr>
                <w:rStyle w:val="Hyperlink"/>
                <w:noProof/>
              </w:rPr>
              <w:t>2.4</w:t>
            </w:r>
            <w:r w:rsidR="00642A45">
              <w:rPr>
                <w:rFonts w:eastAsiaTheme="minorEastAsia"/>
                <w:noProof/>
                <w:sz w:val="22"/>
                <w:lang w:eastAsia="nl-NL"/>
              </w:rPr>
              <w:tab/>
            </w:r>
            <w:r w:rsidR="00642A45" w:rsidRPr="00310DAE">
              <w:rPr>
                <w:rStyle w:val="Hyperlink"/>
                <w:noProof/>
              </w:rPr>
              <w:t>Antwoorden</w:t>
            </w:r>
            <w:r w:rsidR="00642A45">
              <w:rPr>
                <w:noProof/>
                <w:webHidden/>
              </w:rPr>
              <w:tab/>
            </w:r>
            <w:r w:rsidR="00642A45">
              <w:rPr>
                <w:noProof/>
                <w:webHidden/>
              </w:rPr>
              <w:fldChar w:fldCharType="begin"/>
            </w:r>
            <w:r w:rsidR="00642A45">
              <w:rPr>
                <w:noProof/>
                <w:webHidden/>
              </w:rPr>
              <w:instrText xml:space="preserve"> PAGEREF _Toc492380252 \h </w:instrText>
            </w:r>
            <w:r w:rsidR="00642A45">
              <w:rPr>
                <w:noProof/>
                <w:webHidden/>
              </w:rPr>
            </w:r>
            <w:r w:rsidR="00642A45">
              <w:rPr>
                <w:noProof/>
                <w:webHidden/>
              </w:rPr>
              <w:fldChar w:fldCharType="separate"/>
            </w:r>
            <w:r w:rsidR="00642A45">
              <w:rPr>
                <w:noProof/>
                <w:webHidden/>
              </w:rPr>
              <w:t>16</w:t>
            </w:r>
            <w:r w:rsidR="00642A45">
              <w:rPr>
                <w:noProof/>
                <w:webHidden/>
              </w:rPr>
              <w:fldChar w:fldCharType="end"/>
            </w:r>
          </w:hyperlink>
        </w:p>
        <w:p w14:paraId="39D99239" w14:textId="77777777" w:rsidR="00642A45" w:rsidRDefault="00690563">
          <w:pPr>
            <w:pStyle w:val="Inhopg1"/>
            <w:rPr>
              <w:rFonts w:eastAsiaTheme="minorEastAsia"/>
              <w:b w:val="0"/>
              <w:noProof/>
              <w:lang w:eastAsia="nl-NL"/>
            </w:rPr>
          </w:pPr>
          <w:hyperlink w:anchor="_Toc492380253" w:history="1">
            <w:r w:rsidR="00642A45" w:rsidRPr="00310DAE">
              <w:rPr>
                <w:rStyle w:val="Hyperlink"/>
                <w:noProof/>
              </w:rPr>
              <w:t>3</w:t>
            </w:r>
            <w:r w:rsidR="00642A45">
              <w:rPr>
                <w:rFonts w:eastAsiaTheme="minorEastAsia"/>
                <w:b w:val="0"/>
                <w:noProof/>
                <w:lang w:eastAsia="nl-NL"/>
              </w:rPr>
              <w:tab/>
            </w:r>
            <w:r w:rsidR="00642A45" w:rsidRPr="00310DAE">
              <w:rPr>
                <w:rStyle w:val="Hyperlink"/>
                <w:noProof/>
              </w:rPr>
              <w:t>Tekenen in Matlab</w:t>
            </w:r>
            <w:r w:rsidR="00642A45">
              <w:rPr>
                <w:noProof/>
                <w:webHidden/>
              </w:rPr>
              <w:tab/>
            </w:r>
            <w:r w:rsidR="00642A45">
              <w:rPr>
                <w:noProof/>
                <w:webHidden/>
              </w:rPr>
              <w:fldChar w:fldCharType="begin"/>
            </w:r>
            <w:r w:rsidR="00642A45">
              <w:rPr>
                <w:noProof/>
                <w:webHidden/>
              </w:rPr>
              <w:instrText xml:space="preserve"> PAGEREF _Toc492380253 \h </w:instrText>
            </w:r>
            <w:r w:rsidR="00642A45">
              <w:rPr>
                <w:noProof/>
                <w:webHidden/>
              </w:rPr>
            </w:r>
            <w:r w:rsidR="00642A45">
              <w:rPr>
                <w:noProof/>
                <w:webHidden/>
              </w:rPr>
              <w:fldChar w:fldCharType="separate"/>
            </w:r>
            <w:r w:rsidR="00642A45">
              <w:rPr>
                <w:noProof/>
                <w:webHidden/>
              </w:rPr>
              <w:t>18</w:t>
            </w:r>
            <w:r w:rsidR="00642A45">
              <w:rPr>
                <w:noProof/>
                <w:webHidden/>
              </w:rPr>
              <w:fldChar w:fldCharType="end"/>
            </w:r>
          </w:hyperlink>
        </w:p>
        <w:p w14:paraId="6ACB5E36" w14:textId="77777777" w:rsidR="00642A45" w:rsidRDefault="00690563">
          <w:pPr>
            <w:pStyle w:val="Inhopg2"/>
            <w:rPr>
              <w:rFonts w:eastAsiaTheme="minorEastAsia"/>
              <w:noProof/>
              <w:sz w:val="22"/>
              <w:lang w:eastAsia="nl-NL"/>
            </w:rPr>
          </w:pPr>
          <w:hyperlink w:anchor="_Toc492380254" w:history="1">
            <w:r w:rsidR="00642A45" w:rsidRPr="00310DAE">
              <w:rPr>
                <w:rStyle w:val="Hyperlink"/>
                <w:noProof/>
              </w:rPr>
              <w:t>3.1</w:t>
            </w:r>
            <w:r w:rsidR="00642A45">
              <w:rPr>
                <w:rFonts w:eastAsiaTheme="minorEastAsia"/>
                <w:noProof/>
                <w:sz w:val="22"/>
                <w:lang w:eastAsia="nl-NL"/>
              </w:rPr>
              <w:tab/>
            </w:r>
            <w:r w:rsidR="00642A45" w:rsidRPr="00310DAE">
              <w:rPr>
                <w:rStyle w:val="Hyperlink"/>
                <w:noProof/>
              </w:rPr>
              <w:t>Een eerste aanzet</w:t>
            </w:r>
            <w:r w:rsidR="00642A45">
              <w:rPr>
                <w:noProof/>
                <w:webHidden/>
              </w:rPr>
              <w:tab/>
            </w:r>
            <w:r w:rsidR="00642A45">
              <w:rPr>
                <w:noProof/>
                <w:webHidden/>
              </w:rPr>
              <w:fldChar w:fldCharType="begin"/>
            </w:r>
            <w:r w:rsidR="00642A45">
              <w:rPr>
                <w:noProof/>
                <w:webHidden/>
              </w:rPr>
              <w:instrText xml:space="preserve"> PAGEREF _Toc492380254 \h </w:instrText>
            </w:r>
            <w:r w:rsidR="00642A45">
              <w:rPr>
                <w:noProof/>
                <w:webHidden/>
              </w:rPr>
            </w:r>
            <w:r w:rsidR="00642A45">
              <w:rPr>
                <w:noProof/>
                <w:webHidden/>
              </w:rPr>
              <w:fldChar w:fldCharType="separate"/>
            </w:r>
            <w:r w:rsidR="00642A45">
              <w:rPr>
                <w:noProof/>
                <w:webHidden/>
              </w:rPr>
              <w:t>18</w:t>
            </w:r>
            <w:r w:rsidR="00642A45">
              <w:rPr>
                <w:noProof/>
                <w:webHidden/>
              </w:rPr>
              <w:fldChar w:fldCharType="end"/>
            </w:r>
          </w:hyperlink>
        </w:p>
        <w:p w14:paraId="16EA1EBA" w14:textId="77777777" w:rsidR="00642A45" w:rsidRDefault="00690563">
          <w:pPr>
            <w:pStyle w:val="Inhopg2"/>
            <w:rPr>
              <w:rFonts w:eastAsiaTheme="minorEastAsia"/>
              <w:noProof/>
              <w:sz w:val="22"/>
              <w:lang w:eastAsia="nl-NL"/>
            </w:rPr>
          </w:pPr>
          <w:hyperlink w:anchor="_Toc492380255" w:history="1">
            <w:r w:rsidR="00642A45" w:rsidRPr="00310DAE">
              <w:rPr>
                <w:rStyle w:val="Hyperlink"/>
                <w:noProof/>
              </w:rPr>
              <w:t>3.2</w:t>
            </w:r>
            <w:r w:rsidR="00642A45">
              <w:rPr>
                <w:rFonts w:eastAsiaTheme="minorEastAsia"/>
                <w:noProof/>
                <w:sz w:val="22"/>
                <w:lang w:eastAsia="nl-NL"/>
              </w:rPr>
              <w:tab/>
            </w:r>
            <w:r w:rsidR="00642A45" w:rsidRPr="00310DAE">
              <w:rPr>
                <w:rStyle w:val="Hyperlink"/>
                <w:noProof/>
              </w:rPr>
              <w:t>Het verfraaien van een plot</w:t>
            </w:r>
            <w:r w:rsidR="00642A45">
              <w:rPr>
                <w:noProof/>
                <w:webHidden/>
              </w:rPr>
              <w:tab/>
            </w:r>
            <w:r w:rsidR="00642A45">
              <w:rPr>
                <w:noProof/>
                <w:webHidden/>
              </w:rPr>
              <w:fldChar w:fldCharType="begin"/>
            </w:r>
            <w:r w:rsidR="00642A45">
              <w:rPr>
                <w:noProof/>
                <w:webHidden/>
              </w:rPr>
              <w:instrText xml:space="preserve"> PAGEREF _Toc492380255 \h </w:instrText>
            </w:r>
            <w:r w:rsidR="00642A45">
              <w:rPr>
                <w:noProof/>
                <w:webHidden/>
              </w:rPr>
            </w:r>
            <w:r w:rsidR="00642A45">
              <w:rPr>
                <w:noProof/>
                <w:webHidden/>
              </w:rPr>
              <w:fldChar w:fldCharType="separate"/>
            </w:r>
            <w:r w:rsidR="00642A45">
              <w:rPr>
                <w:noProof/>
                <w:webHidden/>
              </w:rPr>
              <w:t>20</w:t>
            </w:r>
            <w:r w:rsidR="00642A45">
              <w:rPr>
                <w:noProof/>
                <w:webHidden/>
              </w:rPr>
              <w:fldChar w:fldCharType="end"/>
            </w:r>
          </w:hyperlink>
        </w:p>
        <w:p w14:paraId="2EA988A2" w14:textId="77777777" w:rsidR="00642A45" w:rsidRDefault="00690563">
          <w:pPr>
            <w:pStyle w:val="Inhopg3"/>
            <w:rPr>
              <w:rFonts w:eastAsiaTheme="minorEastAsia"/>
              <w:i w:val="0"/>
              <w:noProof/>
              <w:sz w:val="22"/>
              <w:lang w:eastAsia="nl-NL"/>
            </w:rPr>
          </w:pPr>
          <w:hyperlink w:anchor="_Toc492380256" w:history="1">
            <w:r w:rsidR="00642A45" w:rsidRPr="00310DAE">
              <w:rPr>
                <w:rStyle w:val="Hyperlink"/>
                <w:noProof/>
              </w:rPr>
              <w:t>3.2.1</w:t>
            </w:r>
            <w:r w:rsidR="00642A45">
              <w:rPr>
                <w:rFonts w:eastAsiaTheme="minorEastAsia"/>
                <w:i w:val="0"/>
                <w:noProof/>
                <w:sz w:val="22"/>
                <w:lang w:eastAsia="nl-NL"/>
              </w:rPr>
              <w:tab/>
            </w:r>
            <w:r w:rsidR="00642A45" w:rsidRPr="00310DAE">
              <w:rPr>
                <w:rStyle w:val="Hyperlink"/>
                <w:noProof/>
              </w:rPr>
              <w:t>Kleuren van de lijnen</w:t>
            </w:r>
            <w:r w:rsidR="00642A45">
              <w:rPr>
                <w:noProof/>
                <w:webHidden/>
              </w:rPr>
              <w:tab/>
            </w:r>
            <w:r w:rsidR="00642A45">
              <w:rPr>
                <w:noProof/>
                <w:webHidden/>
              </w:rPr>
              <w:fldChar w:fldCharType="begin"/>
            </w:r>
            <w:r w:rsidR="00642A45">
              <w:rPr>
                <w:noProof/>
                <w:webHidden/>
              </w:rPr>
              <w:instrText xml:space="preserve"> PAGEREF _Toc492380256 \h </w:instrText>
            </w:r>
            <w:r w:rsidR="00642A45">
              <w:rPr>
                <w:noProof/>
                <w:webHidden/>
              </w:rPr>
            </w:r>
            <w:r w:rsidR="00642A45">
              <w:rPr>
                <w:noProof/>
                <w:webHidden/>
              </w:rPr>
              <w:fldChar w:fldCharType="separate"/>
            </w:r>
            <w:r w:rsidR="00642A45">
              <w:rPr>
                <w:noProof/>
                <w:webHidden/>
              </w:rPr>
              <w:t>20</w:t>
            </w:r>
            <w:r w:rsidR="00642A45">
              <w:rPr>
                <w:noProof/>
                <w:webHidden/>
              </w:rPr>
              <w:fldChar w:fldCharType="end"/>
            </w:r>
          </w:hyperlink>
        </w:p>
        <w:p w14:paraId="38EB7822" w14:textId="77777777" w:rsidR="00642A45" w:rsidRDefault="00690563">
          <w:pPr>
            <w:pStyle w:val="Inhopg2"/>
            <w:rPr>
              <w:rFonts w:eastAsiaTheme="minorEastAsia"/>
              <w:noProof/>
              <w:sz w:val="22"/>
              <w:lang w:eastAsia="nl-NL"/>
            </w:rPr>
          </w:pPr>
          <w:hyperlink w:anchor="_Toc492380257" w:history="1">
            <w:r w:rsidR="00642A45" w:rsidRPr="00310DAE">
              <w:rPr>
                <w:rStyle w:val="Hyperlink"/>
                <w:noProof/>
              </w:rPr>
              <w:t>3.3</w:t>
            </w:r>
            <w:r w:rsidR="00642A45">
              <w:rPr>
                <w:rFonts w:eastAsiaTheme="minorEastAsia"/>
                <w:noProof/>
                <w:sz w:val="22"/>
                <w:lang w:eastAsia="nl-NL"/>
              </w:rPr>
              <w:tab/>
            </w:r>
            <w:r w:rsidR="00642A45" w:rsidRPr="00310DAE">
              <w:rPr>
                <w:rStyle w:val="Hyperlink"/>
                <w:noProof/>
              </w:rPr>
              <w:t>Het afsluiten van een plot</w:t>
            </w:r>
            <w:r w:rsidR="00642A45">
              <w:rPr>
                <w:noProof/>
                <w:webHidden/>
              </w:rPr>
              <w:tab/>
            </w:r>
            <w:r w:rsidR="00642A45">
              <w:rPr>
                <w:noProof/>
                <w:webHidden/>
              </w:rPr>
              <w:fldChar w:fldCharType="begin"/>
            </w:r>
            <w:r w:rsidR="00642A45">
              <w:rPr>
                <w:noProof/>
                <w:webHidden/>
              </w:rPr>
              <w:instrText xml:space="preserve"> PAGEREF _Toc492380257 \h </w:instrText>
            </w:r>
            <w:r w:rsidR="00642A45">
              <w:rPr>
                <w:noProof/>
                <w:webHidden/>
              </w:rPr>
            </w:r>
            <w:r w:rsidR="00642A45">
              <w:rPr>
                <w:noProof/>
                <w:webHidden/>
              </w:rPr>
              <w:fldChar w:fldCharType="separate"/>
            </w:r>
            <w:r w:rsidR="00642A45">
              <w:rPr>
                <w:noProof/>
                <w:webHidden/>
              </w:rPr>
              <w:t>21</w:t>
            </w:r>
            <w:r w:rsidR="00642A45">
              <w:rPr>
                <w:noProof/>
                <w:webHidden/>
              </w:rPr>
              <w:fldChar w:fldCharType="end"/>
            </w:r>
          </w:hyperlink>
        </w:p>
        <w:p w14:paraId="3C6C7C8E" w14:textId="77777777" w:rsidR="00642A45" w:rsidRDefault="00690563">
          <w:pPr>
            <w:pStyle w:val="Inhopg2"/>
            <w:rPr>
              <w:rFonts w:eastAsiaTheme="minorEastAsia"/>
              <w:noProof/>
              <w:sz w:val="22"/>
              <w:lang w:eastAsia="nl-NL"/>
            </w:rPr>
          </w:pPr>
          <w:hyperlink w:anchor="_Toc492380258" w:history="1">
            <w:r w:rsidR="00642A45" w:rsidRPr="00310DAE">
              <w:rPr>
                <w:rStyle w:val="Hyperlink"/>
                <w:noProof/>
              </w:rPr>
              <w:t>3.4</w:t>
            </w:r>
            <w:r w:rsidR="00642A45">
              <w:rPr>
                <w:rFonts w:eastAsiaTheme="minorEastAsia"/>
                <w:noProof/>
                <w:sz w:val="22"/>
                <w:lang w:eastAsia="nl-NL"/>
              </w:rPr>
              <w:tab/>
            </w:r>
            <w:r w:rsidR="00642A45" w:rsidRPr="00310DAE">
              <w:rPr>
                <w:rStyle w:val="Hyperlink"/>
                <w:noProof/>
              </w:rPr>
              <w:t>Meerdere plots in een plot</w:t>
            </w:r>
            <w:r w:rsidR="00642A45">
              <w:rPr>
                <w:noProof/>
                <w:webHidden/>
              </w:rPr>
              <w:tab/>
            </w:r>
            <w:r w:rsidR="00642A45">
              <w:rPr>
                <w:noProof/>
                <w:webHidden/>
              </w:rPr>
              <w:fldChar w:fldCharType="begin"/>
            </w:r>
            <w:r w:rsidR="00642A45">
              <w:rPr>
                <w:noProof/>
                <w:webHidden/>
              </w:rPr>
              <w:instrText xml:space="preserve"> PAGEREF _Toc492380258 \h </w:instrText>
            </w:r>
            <w:r w:rsidR="00642A45">
              <w:rPr>
                <w:noProof/>
                <w:webHidden/>
              </w:rPr>
            </w:r>
            <w:r w:rsidR="00642A45">
              <w:rPr>
                <w:noProof/>
                <w:webHidden/>
              </w:rPr>
              <w:fldChar w:fldCharType="separate"/>
            </w:r>
            <w:r w:rsidR="00642A45">
              <w:rPr>
                <w:noProof/>
                <w:webHidden/>
              </w:rPr>
              <w:t>22</w:t>
            </w:r>
            <w:r w:rsidR="00642A45">
              <w:rPr>
                <w:noProof/>
                <w:webHidden/>
              </w:rPr>
              <w:fldChar w:fldCharType="end"/>
            </w:r>
          </w:hyperlink>
        </w:p>
        <w:p w14:paraId="28F32303" w14:textId="77777777" w:rsidR="00642A45" w:rsidRDefault="00690563">
          <w:pPr>
            <w:pStyle w:val="Inhopg2"/>
            <w:rPr>
              <w:rFonts w:eastAsiaTheme="minorEastAsia"/>
              <w:noProof/>
              <w:sz w:val="22"/>
              <w:lang w:eastAsia="nl-NL"/>
            </w:rPr>
          </w:pPr>
          <w:hyperlink w:anchor="_Toc492380259" w:history="1">
            <w:r w:rsidR="00642A45" w:rsidRPr="00310DAE">
              <w:rPr>
                <w:rStyle w:val="Hyperlink"/>
                <w:noProof/>
              </w:rPr>
              <w:t>3.5</w:t>
            </w:r>
            <w:r w:rsidR="00642A45">
              <w:rPr>
                <w:rFonts w:eastAsiaTheme="minorEastAsia"/>
                <w:noProof/>
                <w:sz w:val="22"/>
                <w:lang w:eastAsia="nl-NL"/>
              </w:rPr>
              <w:tab/>
            </w:r>
            <w:r w:rsidR="00642A45" w:rsidRPr="00310DAE">
              <w:rPr>
                <w:rStyle w:val="Hyperlink"/>
                <w:noProof/>
              </w:rPr>
              <w:t>Verschillende plots in een aparte GUI</w:t>
            </w:r>
            <w:r w:rsidR="00642A45">
              <w:rPr>
                <w:noProof/>
                <w:webHidden/>
              </w:rPr>
              <w:tab/>
            </w:r>
            <w:r w:rsidR="00642A45">
              <w:rPr>
                <w:noProof/>
                <w:webHidden/>
              </w:rPr>
              <w:fldChar w:fldCharType="begin"/>
            </w:r>
            <w:r w:rsidR="00642A45">
              <w:rPr>
                <w:noProof/>
                <w:webHidden/>
              </w:rPr>
              <w:instrText xml:space="preserve"> PAGEREF _Toc492380259 \h </w:instrText>
            </w:r>
            <w:r w:rsidR="00642A45">
              <w:rPr>
                <w:noProof/>
                <w:webHidden/>
              </w:rPr>
            </w:r>
            <w:r w:rsidR="00642A45">
              <w:rPr>
                <w:noProof/>
                <w:webHidden/>
              </w:rPr>
              <w:fldChar w:fldCharType="separate"/>
            </w:r>
            <w:r w:rsidR="00642A45">
              <w:rPr>
                <w:noProof/>
                <w:webHidden/>
              </w:rPr>
              <w:t>24</w:t>
            </w:r>
            <w:r w:rsidR="00642A45">
              <w:rPr>
                <w:noProof/>
                <w:webHidden/>
              </w:rPr>
              <w:fldChar w:fldCharType="end"/>
            </w:r>
          </w:hyperlink>
        </w:p>
        <w:p w14:paraId="1292F240" w14:textId="77777777" w:rsidR="00642A45" w:rsidRDefault="00690563">
          <w:pPr>
            <w:pStyle w:val="Inhopg2"/>
            <w:rPr>
              <w:rFonts w:eastAsiaTheme="minorEastAsia"/>
              <w:noProof/>
              <w:sz w:val="22"/>
              <w:lang w:eastAsia="nl-NL"/>
            </w:rPr>
          </w:pPr>
          <w:hyperlink w:anchor="_Toc492380260" w:history="1">
            <w:r w:rsidR="00642A45" w:rsidRPr="00310DAE">
              <w:rPr>
                <w:rStyle w:val="Hyperlink"/>
                <w:noProof/>
              </w:rPr>
              <w:t>3.6</w:t>
            </w:r>
            <w:r w:rsidR="00642A45">
              <w:rPr>
                <w:rFonts w:eastAsiaTheme="minorEastAsia"/>
                <w:noProof/>
                <w:sz w:val="22"/>
                <w:lang w:eastAsia="nl-NL"/>
              </w:rPr>
              <w:tab/>
            </w:r>
            <w:r w:rsidR="00642A45" w:rsidRPr="00310DAE">
              <w:rPr>
                <w:rStyle w:val="Hyperlink"/>
                <w:noProof/>
              </w:rPr>
              <w:t>Het verfraaien van een plot</w:t>
            </w:r>
            <w:r w:rsidR="00642A45">
              <w:rPr>
                <w:noProof/>
                <w:webHidden/>
              </w:rPr>
              <w:tab/>
            </w:r>
            <w:r w:rsidR="00642A45">
              <w:rPr>
                <w:noProof/>
                <w:webHidden/>
              </w:rPr>
              <w:fldChar w:fldCharType="begin"/>
            </w:r>
            <w:r w:rsidR="00642A45">
              <w:rPr>
                <w:noProof/>
                <w:webHidden/>
              </w:rPr>
              <w:instrText xml:space="preserve"> PAGEREF _Toc492380260 \h </w:instrText>
            </w:r>
            <w:r w:rsidR="00642A45">
              <w:rPr>
                <w:noProof/>
                <w:webHidden/>
              </w:rPr>
            </w:r>
            <w:r w:rsidR="00642A45">
              <w:rPr>
                <w:noProof/>
                <w:webHidden/>
              </w:rPr>
              <w:fldChar w:fldCharType="separate"/>
            </w:r>
            <w:r w:rsidR="00642A45">
              <w:rPr>
                <w:noProof/>
                <w:webHidden/>
              </w:rPr>
              <w:t>24</w:t>
            </w:r>
            <w:r w:rsidR="00642A45">
              <w:rPr>
                <w:noProof/>
                <w:webHidden/>
              </w:rPr>
              <w:fldChar w:fldCharType="end"/>
            </w:r>
          </w:hyperlink>
        </w:p>
        <w:p w14:paraId="2A6431A8" w14:textId="77777777" w:rsidR="00642A45" w:rsidRDefault="00690563">
          <w:pPr>
            <w:pStyle w:val="Inhopg2"/>
            <w:rPr>
              <w:rFonts w:eastAsiaTheme="minorEastAsia"/>
              <w:noProof/>
              <w:sz w:val="22"/>
              <w:lang w:eastAsia="nl-NL"/>
            </w:rPr>
          </w:pPr>
          <w:hyperlink w:anchor="_Toc492380261" w:history="1">
            <w:r w:rsidR="00642A45" w:rsidRPr="00310DAE">
              <w:rPr>
                <w:rStyle w:val="Hyperlink"/>
                <w:noProof/>
              </w:rPr>
              <w:t>3.7</w:t>
            </w:r>
            <w:r w:rsidR="00642A45">
              <w:rPr>
                <w:rFonts w:eastAsiaTheme="minorEastAsia"/>
                <w:noProof/>
                <w:sz w:val="22"/>
                <w:lang w:eastAsia="nl-NL"/>
              </w:rPr>
              <w:tab/>
            </w:r>
            <w:r w:rsidR="00642A45" w:rsidRPr="00310DAE">
              <w:rPr>
                <w:rStyle w:val="Hyperlink"/>
                <w:noProof/>
              </w:rPr>
              <w:t>Het opgeven van een plotbereik</w:t>
            </w:r>
            <w:r w:rsidR="00642A45">
              <w:rPr>
                <w:noProof/>
                <w:webHidden/>
              </w:rPr>
              <w:tab/>
            </w:r>
            <w:r w:rsidR="00642A45">
              <w:rPr>
                <w:noProof/>
                <w:webHidden/>
              </w:rPr>
              <w:fldChar w:fldCharType="begin"/>
            </w:r>
            <w:r w:rsidR="00642A45">
              <w:rPr>
                <w:noProof/>
                <w:webHidden/>
              </w:rPr>
              <w:instrText xml:space="preserve"> PAGEREF _Toc492380261 \h </w:instrText>
            </w:r>
            <w:r w:rsidR="00642A45">
              <w:rPr>
                <w:noProof/>
                <w:webHidden/>
              </w:rPr>
            </w:r>
            <w:r w:rsidR="00642A45">
              <w:rPr>
                <w:noProof/>
                <w:webHidden/>
              </w:rPr>
              <w:fldChar w:fldCharType="separate"/>
            </w:r>
            <w:r w:rsidR="00642A45">
              <w:rPr>
                <w:noProof/>
                <w:webHidden/>
              </w:rPr>
              <w:t>25</w:t>
            </w:r>
            <w:r w:rsidR="00642A45">
              <w:rPr>
                <w:noProof/>
                <w:webHidden/>
              </w:rPr>
              <w:fldChar w:fldCharType="end"/>
            </w:r>
          </w:hyperlink>
        </w:p>
        <w:p w14:paraId="60D1BA8B" w14:textId="77777777" w:rsidR="00642A45" w:rsidRDefault="00690563">
          <w:pPr>
            <w:pStyle w:val="Inhopg2"/>
            <w:rPr>
              <w:rFonts w:eastAsiaTheme="minorEastAsia"/>
              <w:noProof/>
              <w:sz w:val="22"/>
              <w:lang w:eastAsia="nl-NL"/>
            </w:rPr>
          </w:pPr>
          <w:hyperlink w:anchor="_Toc492380262" w:history="1">
            <w:r w:rsidR="00642A45" w:rsidRPr="00310DAE">
              <w:rPr>
                <w:rStyle w:val="Hyperlink"/>
                <w:noProof/>
              </w:rPr>
              <w:t>3.8</w:t>
            </w:r>
            <w:r w:rsidR="00642A45">
              <w:rPr>
                <w:rFonts w:eastAsiaTheme="minorEastAsia"/>
                <w:noProof/>
                <w:sz w:val="22"/>
                <w:lang w:eastAsia="nl-NL"/>
              </w:rPr>
              <w:tab/>
            </w:r>
            <w:r w:rsidR="00642A45" w:rsidRPr="00310DAE">
              <w:rPr>
                <w:rStyle w:val="Hyperlink"/>
                <w:noProof/>
              </w:rPr>
              <w:t>Andere veelvoorkomende type plots</w:t>
            </w:r>
            <w:r w:rsidR="00642A45">
              <w:rPr>
                <w:noProof/>
                <w:webHidden/>
              </w:rPr>
              <w:tab/>
            </w:r>
            <w:r w:rsidR="00642A45">
              <w:rPr>
                <w:noProof/>
                <w:webHidden/>
              </w:rPr>
              <w:fldChar w:fldCharType="begin"/>
            </w:r>
            <w:r w:rsidR="00642A45">
              <w:rPr>
                <w:noProof/>
                <w:webHidden/>
              </w:rPr>
              <w:instrText xml:space="preserve"> PAGEREF _Toc492380262 \h </w:instrText>
            </w:r>
            <w:r w:rsidR="00642A45">
              <w:rPr>
                <w:noProof/>
                <w:webHidden/>
              </w:rPr>
            </w:r>
            <w:r w:rsidR="00642A45">
              <w:rPr>
                <w:noProof/>
                <w:webHidden/>
              </w:rPr>
              <w:fldChar w:fldCharType="separate"/>
            </w:r>
            <w:r w:rsidR="00642A45">
              <w:rPr>
                <w:noProof/>
                <w:webHidden/>
              </w:rPr>
              <w:t>26</w:t>
            </w:r>
            <w:r w:rsidR="00642A45">
              <w:rPr>
                <w:noProof/>
                <w:webHidden/>
              </w:rPr>
              <w:fldChar w:fldCharType="end"/>
            </w:r>
          </w:hyperlink>
        </w:p>
        <w:p w14:paraId="68EE4F65" w14:textId="77777777" w:rsidR="00642A45" w:rsidRDefault="00690563">
          <w:pPr>
            <w:pStyle w:val="Inhopg3"/>
            <w:rPr>
              <w:rFonts w:eastAsiaTheme="minorEastAsia"/>
              <w:i w:val="0"/>
              <w:noProof/>
              <w:sz w:val="22"/>
              <w:lang w:eastAsia="nl-NL"/>
            </w:rPr>
          </w:pPr>
          <w:hyperlink w:anchor="_Toc492380263" w:history="1">
            <w:r w:rsidR="00642A45" w:rsidRPr="00310DAE">
              <w:rPr>
                <w:rStyle w:val="Hyperlink"/>
                <w:noProof/>
              </w:rPr>
              <w:t>3.8.1</w:t>
            </w:r>
            <w:r w:rsidR="00642A45">
              <w:rPr>
                <w:rFonts w:eastAsiaTheme="minorEastAsia"/>
                <w:i w:val="0"/>
                <w:noProof/>
                <w:sz w:val="22"/>
                <w:lang w:eastAsia="nl-NL"/>
              </w:rPr>
              <w:tab/>
            </w:r>
            <w:r w:rsidR="00642A45" w:rsidRPr="00310DAE">
              <w:rPr>
                <w:rStyle w:val="Hyperlink"/>
                <w:noProof/>
              </w:rPr>
              <w:t>Area plot</w:t>
            </w:r>
            <w:r w:rsidR="00642A45">
              <w:rPr>
                <w:noProof/>
                <w:webHidden/>
              </w:rPr>
              <w:tab/>
            </w:r>
            <w:r w:rsidR="00642A45">
              <w:rPr>
                <w:noProof/>
                <w:webHidden/>
              </w:rPr>
              <w:fldChar w:fldCharType="begin"/>
            </w:r>
            <w:r w:rsidR="00642A45">
              <w:rPr>
                <w:noProof/>
                <w:webHidden/>
              </w:rPr>
              <w:instrText xml:space="preserve"> PAGEREF _Toc492380263 \h </w:instrText>
            </w:r>
            <w:r w:rsidR="00642A45">
              <w:rPr>
                <w:noProof/>
                <w:webHidden/>
              </w:rPr>
            </w:r>
            <w:r w:rsidR="00642A45">
              <w:rPr>
                <w:noProof/>
                <w:webHidden/>
              </w:rPr>
              <w:fldChar w:fldCharType="separate"/>
            </w:r>
            <w:r w:rsidR="00642A45">
              <w:rPr>
                <w:noProof/>
                <w:webHidden/>
              </w:rPr>
              <w:t>26</w:t>
            </w:r>
            <w:r w:rsidR="00642A45">
              <w:rPr>
                <w:noProof/>
                <w:webHidden/>
              </w:rPr>
              <w:fldChar w:fldCharType="end"/>
            </w:r>
          </w:hyperlink>
        </w:p>
        <w:p w14:paraId="1968BAEC" w14:textId="77777777" w:rsidR="00642A45" w:rsidRDefault="00690563">
          <w:pPr>
            <w:pStyle w:val="Inhopg3"/>
            <w:rPr>
              <w:rFonts w:eastAsiaTheme="minorEastAsia"/>
              <w:i w:val="0"/>
              <w:noProof/>
              <w:sz w:val="22"/>
              <w:lang w:eastAsia="nl-NL"/>
            </w:rPr>
          </w:pPr>
          <w:hyperlink w:anchor="_Toc492380264" w:history="1">
            <w:r w:rsidR="00642A45" w:rsidRPr="00310DAE">
              <w:rPr>
                <w:rStyle w:val="Hyperlink"/>
                <w:noProof/>
              </w:rPr>
              <w:t>3.8.2</w:t>
            </w:r>
            <w:r w:rsidR="00642A45">
              <w:rPr>
                <w:rFonts w:eastAsiaTheme="minorEastAsia"/>
                <w:i w:val="0"/>
                <w:noProof/>
                <w:sz w:val="22"/>
                <w:lang w:eastAsia="nl-NL"/>
              </w:rPr>
              <w:tab/>
            </w:r>
            <w:r w:rsidR="00642A45" w:rsidRPr="00310DAE">
              <w:rPr>
                <w:rStyle w:val="Hyperlink"/>
                <w:noProof/>
              </w:rPr>
              <w:t>Histogram</w:t>
            </w:r>
            <w:r w:rsidR="00642A45">
              <w:rPr>
                <w:noProof/>
                <w:webHidden/>
              </w:rPr>
              <w:tab/>
            </w:r>
            <w:r w:rsidR="00642A45">
              <w:rPr>
                <w:noProof/>
                <w:webHidden/>
              </w:rPr>
              <w:fldChar w:fldCharType="begin"/>
            </w:r>
            <w:r w:rsidR="00642A45">
              <w:rPr>
                <w:noProof/>
                <w:webHidden/>
              </w:rPr>
              <w:instrText xml:space="preserve"> PAGEREF _Toc492380264 \h </w:instrText>
            </w:r>
            <w:r w:rsidR="00642A45">
              <w:rPr>
                <w:noProof/>
                <w:webHidden/>
              </w:rPr>
            </w:r>
            <w:r w:rsidR="00642A45">
              <w:rPr>
                <w:noProof/>
                <w:webHidden/>
              </w:rPr>
              <w:fldChar w:fldCharType="separate"/>
            </w:r>
            <w:r w:rsidR="00642A45">
              <w:rPr>
                <w:noProof/>
                <w:webHidden/>
              </w:rPr>
              <w:t>26</w:t>
            </w:r>
            <w:r w:rsidR="00642A45">
              <w:rPr>
                <w:noProof/>
                <w:webHidden/>
              </w:rPr>
              <w:fldChar w:fldCharType="end"/>
            </w:r>
          </w:hyperlink>
        </w:p>
        <w:p w14:paraId="61D7B26B" w14:textId="77777777" w:rsidR="00642A45" w:rsidRDefault="00690563">
          <w:pPr>
            <w:pStyle w:val="Inhopg2"/>
            <w:rPr>
              <w:rFonts w:eastAsiaTheme="minorEastAsia"/>
              <w:noProof/>
              <w:sz w:val="22"/>
              <w:lang w:eastAsia="nl-NL"/>
            </w:rPr>
          </w:pPr>
          <w:hyperlink w:anchor="_Toc492380265" w:history="1">
            <w:r w:rsidR="00642A45" w:rsidRPr="00310DAE">
              <w:rPr>
                <w:rStyle w:val="Hyperlink"/>
                <w:noProof/>
              </w:rPr>
              <w:t>3.9</w:t>
            </w:r>
            <w:r w:rsidR="00642A45">
              <w:rPr>
                <w:rFonts w:eastAsiaTheme="minorEastAsia"/>
                <w:noProof/>
                <w:sz w:val="22"/>
                <w:lang w:eastAsia="nl-NL"/>
              </w:rPr>
              <w:tab/>
            </w:r>
            <w:r w:rsidR="00642A45" w:rsidRPr="00310DAE">
              <w:rPr>
                <w:rStyle w:val="Hyperlink"/>
                <w:noProof/>
              </w:rPr>
              <w:t>Vragen en Opdrachten</w:t>
            </w:r>
            <w:r w:rsidR="00642A45">
              <w:rPr>
                <w:noProof/>
                <w:webHidden/>
              </w:rPr>
              <w:tab/>
            </w:r>
            <w:r w:rsidR="00642A45">
              <w:rPr>
                <w:noProof/>
                <w:webHidden/>
              </w:rPr>
              <w:fldChar w:fldCharType="begin"/>
            </w:r>
            <w:r w:rsidR="00642A45">
              <w:rPr>
                <w:noProof/>
                <w:webHidden/>
              </w:rPr>
              <w:instrText xml:space="preserve"> PAGEREF _Toc492380265 \h </w:instrText>
            </w:r>
            <w:r w:rsidR="00642A45">
              <w:rPr>
                <w:noProof/>
                <w:webHidden/>
              </w:rPr>
            </w:r>
            <w:r w:rsidR="00642A45">
              <w:rPr>
                <w:noProof/>
                <w:webHidden/>
              </w:rPr>
              <w:fldChar w:fldCharType="separate"/>
            </w:r>
            <w:r w:rsidR="00642A45">
              <w:rPr>
                <w:noProof/>
                <w:webHidden/>
              </w:rPr>
              <w:t>28</w:t>
            </w:r>
            <w:r w:rsidR="00642A45">
              <w:rPr>
                <w:noProof/>
                <w:webHidden/>
              </w:rPr>
              <w:fldChar w:fldCharType="end"/>
            </w:r>
          </w:hyperlink>
        </w:p>
        <w:p w14:paraId="2AE4A60A" w14:textId="77777777" w:rsidR="00642A45" w:rsidRDefault="00690563">
          <w:pPr>
            <w:pStyle w:val="Inhopg2"/>
            <w:rPr>
              <w:rFonts w:eastAsiaTheme="minorEastAsia"/>
              <w:noProof/>
              <w:sz w:val="22"/>
              <w:lang w:eastAsia="nl-NL"/>
            </w:rPr>
          </w:pPr>
          <w:hyperlink w:anchor="_Toc492380266" w:history="1">
            <w:r w:rsidR="00642A45" w:rsidRPr="00310DAE">
              <w:rPr>
                <w:rStyle w:val="Hyperlink"/>
                <w:noProof/>
              </w:rPr>
              <w:t>3.10</w:t>
            </w:r>
            <w:r w:rsidR="00642A45">
              <w:rPr>
                <w:rFonts w:eastAsiaTheme="minorEastAsia"/>
                <w:noProof/>
                <w:sz w:val="22"/>
                <w:lang w:eastAsia="nl-NL"/>
              </w:rPr>
              <w:tab/>
            </w:r>
            <w:r w:rsidR="00642A45" w:rsidRPr="00310DAE">
              <w:rPr>
                <w:rStyle w:val="Hyperlink"/>
                <w:noProof/>
              </w:rPr>
              <w:t>Antwoorden</w:t>
            </w:r>
            <w:r w:rsidR="00642A45">
              <w:rPr>
                <w:noProof/>
                <w:webHidden/>
              </w:rPr>
              <w:tab/>
            </w:r>
            <w:r w:rsidR="00642A45">
              <w:rPr>
                <w:noProof/>
                <w:webHidden/>
              </w:rPr>
              <w:fldChar w:fldCharType="begin"/>
            </w:r>
            <w:r w:rsidR="00642A45">
              <w:rPr>
                <w:noProof/>
                <w:webHidden/>
              </w:rPr>
              <w:instrText xml:space="preserve"> PAGEREF _Toc492380266 \h </w:instrText>
            </w:r>
            <w:r w:rsidR="00642A45">
              <w:rPr>
                <w:noProof/>
                <w:webHidden/>
              </w:rPr>
            </w:r>
            <w:r w:rsidR="00642A45">
              <w:rPr>
                <w:noProof/>
                <w:webHidden/>
              </w:rPr>
              <w:fldChar w:fldCharType="separate"/>
            </w:r>
            <w:r w:rsidR="00642A45">
              <w:rPr>
                <w:noProof/>
                <w:webHidden/>
              </w:rPr>
              <w:t>28</w:t>
            </w:r>
            <w:r w:rsidR="00642A45">
              <w:rPr>
                <w:noProof/>
                <w:webHidden/>
              </w:rPr>
              <w:fldChar w:fldCharType="end"/>
            </w:r>
          </w:hyperlink>
        </w:p>
        <w:p w14:paraId="20C28814" w14:textId="77777777" w:rsidR="00642A45" w:rsidRDefault="00690563">
          <w:pPr>
            <w:pStyle w:val="Inhopg1"/>
            <w:rPr>
              <w:rFonts w:eastAsiaTheme="minorEastAsia"/>
              <w:b w:val="0"/>
              <w:noProof/>
              <w:lang w:eastAsia="nl-NL"/>
            </w:rPr>
          </w:pPr>
          <w:hyperlink w:anchor="_Toc492380267" w:history="1">
            <w:r w:rsidR="00642A45" w:rsidRPr="00310DAE">
              <w:rPr>
                <w:rStyle w:val="Hyperlink"/>
                <w:noProof/>
              </w:rPr>
              <w:t>4</w:t>
            </w:r>
            <w:r w:rsidR="00642A45">
              <w:rPr>
                <w:rFonts w:eastAsiaTheme="minorEastAsia"/>
                <w:b w:val="0"/>
                <w:noProof/>
                <w:lang w:eastAsia="nl-NL"/>
              </w:rPr>
              <w:tab/>
            </w:r>
            <w:r w:rsidR="00642A45" w:rsidRPr="00310DAE">
              <w:rPr>
                <w:rStyle w:val="Hyperlink"/>
                <w:noProof/>
              </w:rPr>
              <w:t>Bronnen</w:t>
            </w:r>
            <w:r w:rsidR="00642A45">
              <w:rPr>
                <w:noProof/>
                <w:webHidden/>
              </w:rPr>
              <w:tab/>
            </w:r>
            <w:r w:rsidR="00642A45">
              <w:rPr>
                <w:noProof/>
                <w:webHidden/>
              </w:rPr>
              <w:fldChar w:fldCharType="begin"/>
            </w:r>
            <w:r w:rsidR="00642A45">
              <w:rPr>
                <w:noProof/>
                <w:webHidden/>
              </w:rPr>
              <w:instrText xml:space="preserve"> PAGEREF _Toc492380267 \h </w:instrText>
            </w:r>
            <w:r w:rsidR="00642A45">
              <w:rPr>
                <w:noProof/>
                <w:webHidden/>
              </w:rPr>
            </w:r>
            <w:r w:rsidR="00642A45">
              <w:rPr>
                <w:noProof/>
                <w:webHidden/>
              </w:rPr>
              <w:fldChar w:fldCharType="separate"/>
            </w:r>
            <w:r w:rsidR="00642A45">
              <w:rPr>
                <w:noProof/>
                <w:webHidden/>
              </w:rPr>
              <w:t>30</w:t>
            </w:r>
            <w:r w:rsidR="00642A45">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2380240"/>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3A9C6A2F" w:rsidR="00725F8B" w:rsidRDefault="00010BB2">
            <w:r>
              <w:t>Review versie</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1667033A" w:rsidR="00725F8B" w:rsidRDefault="00A84166">
            <w:r>
              <w:t>10-02-2017</w:t>
            </w:r>
          </w:p>
        </w:tc>
        <w:tc>
          <w:tcPr>
            <w:tcW w:w="5103" w:type="dxa"/>
            <w:tcBorders>
              <w:top w:val="single" w:sz="4" w:space="0" w:color="auto"/>
              <w:left w:val="single" w:sz="4" w:space="0" w:color="auto"/>
              <w:bottom w:val="single" w:sz="4" w:space="0" w:color="auto"/>
              <w:right w:val="single" w:sz="4" w:space="0" w:color="auto"/>
            </w:tcBorders>
          </w:tcPr>
          <w:p w14:paraId="6246DDC9" w14:textId="008113E8" w:rsidR="00725F8B" w:rsidRDefault="00A84166">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Mark Schrauwen</w:t>
            </w:r>
            <w:bookmarkStart w:id="2" w:name="_GoBack"/>
            <w:bookmarkEnd w:id="2"/>
          </w:p>
        </w:tc>
      </w:tr>
    </w:tbl>
    <w:p w14:paraId="5C98B32F" w14:textId="77777777" w:rsidR="00725F8B" w:rsidRDefault="00725F8B" w:rsidP="00725F8B"/>
    <w:p w14:paraId="691EE697" w14:textId="77777777" w:rsidR="0067370C" w:rsidRDefault="00DF611E" w:rsidP="0067370C">
      <w:pPr>
        <w:pStyle w:val="Kop1"/>
      </w:pPr>
      <w:r w:rsidRPr="00870358">
        <w:br w:type="page"/>
      </w:r>
      <w:bookmarkStart w:id="3" w:name="_Toc492380241"/>
      <w:r w:rsidR="006249EA">
        <w:lastRenderedPageBreak/>
        <w:t>Introductie</w:t>
      </w:r>
      <w:bookmarkEnd w:id="3"/>
    </w:p>
    <w:p w14:paraId="61812ADC" w14:textId="2A5508D8"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if-else-statement. </w:t>
      </w:r>
      <w:r w:rsidR="00010BB2">
        <w:t>Daarnaast heb j</w:t>
      </w:r>
      <w:r w:rsidR="0026685F">
        <w:t>e geleerd dat het if-gedeelte van een if-else-statement wordt uitgevoerd als de logische-expressie (de test) true is.</w:t>
      </w:r>
      <w:r w:rsidR="00CF1C44">
        <w:t xml:space="preserve"> </w:t>
      </w:r>
      <w:r w:rsidR="0026685F">
        <w:t xml:space="preserve">Als dat niet zo is dan wordt het else-gedeelte uitgevoerd. </w:t>
      </w:r>
    </w:p>
    <w:p w14:paraId="33562B5D" w14:textId="77777777"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77777777" w:rsidR="001E4D1E" w:rsidRDefault="00B02760" w:rsidP="009965ED">
      <w:r>
        <w:t>Deze week gaan we verder met</w:t>
      </w:r>
      <w:r w:rsidR="006249EA">
        <w:t xml:space="preserve"> herhalingen in Matlab. 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6F225389" w14:textId="77777777" w:rsidR="00CF1C44" w:rsidRDefault="001E4D1E" w:rsidP="009965ED">
      <w:r>
        <w:t xml:space="preserve">Deze week wordt ook nog speciale aandacht gegeven aan matrices en vectoren. </w:t>
      </w:r>
      <w:r w:rsidR="006249EA">
        <w:t xml:space="preserve"> </w:t>
      </w:r>
      <w:r w:rsidR="00944565">
        <w:t>Deze type variabelen hebben Matlab populair gemaakt. Matlab kan namelijk heel goed, in tegenstelling tot andere programmeertalen, omgaan met matrices en vectoren. Er zijn dan ook allerlei functies beschikbaar die het omgaan met deze variabelen vergemakkelijkt. Er zal in dat gedeelte onder andere worden uitgelegd waarom het doen van berekeningen m.b.v. matrices zo populair is.</w:t>
      </w:r>
    </w:p>
    <w:p w14:paraId="12EBA649" w14:textId="74902B8D" w:rsidR="00545FB1" w:rsidRDefault="00545FB1" w:rsidP="009965ED">
      <w:r>
        <w:t xml:space="preserve">Als laatste leer je deze week hoe je om moet gaan met </w:t>
      </w:r>
      <w:r w:rsidR="00010BB2">
        <w:t xml:space="preserve">de </w:t>
      </w:r>
      <w:r>
        <w:t xml:space="preserve">door ons aangeleverde functies. Dat zijn functies die niet zijn geschreven door Matlab. Aan het einde van deze lesweek krijg je wederom een individuele opdracht waarin je de kennis opgedaan moet toepassen. </w:t>
      </w:r>
    </w:p>
    <w:p w14:paraId="127FA1E6" w14:textId="77777777" w:rsidR="00010BB2" w:rsidRDefault="00010BB2" w:rsidP="009965ED"/>
    <w:p w14:paraId="43F716AC" w14:textId="77777777" w:rsidR="00291E73" w:rsidRDefault="00291E73" w:rsidP="00291E73">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21F0A7EF" w14:textId="77777777" w:rsidR="00585C0F" w:rsidRDefault="00585C0F">
      <w:r>
        <w:br w:type="page"/>
      </w:r>
    </w:p>
    <w:p w14:paraId="286740FC" w14:textId="77777777" w:rsidR="006249EA" w:rsidRDefault="00DE134B" w:rsidP="006249EA">
      <w:pPr>
        <w:pStyle w:val="Kop1"/>
      </w:pPr>
      <w:bookmarkStart w:id="4" w:name="_Toc492380242"/>
      <w:r>
        <w:lastRenderedPageBreak/>
        <w:t>Herhalen</w:t>
      </w:r>
      <w:bookmarkEnd w:id="4"/>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77777777" w:rsidR="00CC1A4A" w:rsidRDefault="00CC1A4A" w:rsidP="00545FB1">
      <w:r>
        <w:t>Om een stuk Matlab code daadwerkelijk een programma te laten zijn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r>
        <w:t>For-lus</w:t>
      </w:r>
    </w:p>
    <w:p w14:paraId="050072A6" w14:textId="77777777" w:rsidR="009C18A7" w:rsidRDefault="00153089" w:rsidP="009C18A7">
      <w:r>
        <w:t>Als je acties moet herhalen dan weet je vaak ‘</w:t>
      </w:r>
      <w:r w:rsidR="00B02760">
        <w:t>hoe vaak</w:t>
      </w:r>
      <w:r>
        <w:t xml:space="preserve">’ je deze acties moet uitvoeren. Als je strafregels moet schrijven dan krijg je vaak een getal te horen. Bijvoorbeeld, schrijf 100 x op ‘ik mag niet vergeten dat Matlab een belangrijk vak is voor een Bewegingstechnoloog’. </w:t>
      </w:r>
    </w:p>
    <w:p w14:paraId="7D3AF935" w14:textId="77777777" w:rsidR="009A77A8" w:rsidRDefault="009A77A8" w:rsidP="009C18A7">
      <w:r>
        <w:t xml:space="preserve">Bij het herhalen van activiteiten in Matlab weet je bijna altijd </w:t>
      </w:r>
      <w:r w:rsidR="00B72CFA">
        <w:t>hoe vaak</w:t>
      </w:r>
      <w:r>
        <w:t xml:space="preserve"> je een actie moet herhalen. Stel dat je </w:t>
      </w:r>
      <w:r w:rsidR="00FE5A97">
        <w:t>een element van een Matlab vector op basis van een bepaalde waarde moet ophogen; je mag enkele de oneven indices van een vector ophogen met de waarde ‘1’. Hoe doe je dit dan gemakkelijk?</w:t>
      </w:r>
    </w:p>
    <w:p w14:paraId="5A775B37" w14:textId="7E6C4BF7" w:rsidR="00A52E2B" w:rsidRDefault="00A52E2B" w:rsidP="009C18A7">
      <w:r>
        <w:t>Stel dat je elk element van een Matlab vector moet ophogen. De waarde waarmee één element van een vector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r w:rsidR="009E5FB7">
        <w:t>for-lus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07B4E3A5" w:rsidR="00A52E2B" w:rsidRDefault="00A52E2B" w:rsidP="009C18A7">
      <w:r>
        <w:t xml:space="preserve">Een </w:t>
      </w:r>
      <w:r w:rsidR="009E5FB7">
        <w:t>for-lus</w:t>
      </w:r>
      <w:r>
        <w:t xml:space="preserve"> wordt gebruikt als je weet </w:t>
      </w:r>
      <w:r w:rsidR="00B72CFA">
        <w:t>hoe vaak</w:t>
      </w:r>
      <w:r>
        <w:t xml:space="preserve"> iets herhaalt moet worden.</w:t>
      </w:r>
    </w:p>
    <w:p w14:paraId="508C0F5C" w14:textId="77777777" w:rsidR="00A52E2B" w:rsidRDefault="003547B4" w:rsidP="003547B4">
      <w:pPr>
        <w:pStyle w:val="Kop3"/>
      </w:pPr>
      <w:bookmarkStart w:id="5" w:name="_Toc492380244"/>
      <w:r>
        <w:t>Het optellen van de x opeenvolgende waardes van een vector</w:t>
      </w:r>
      <w:bookmarkEnd w:id="5"/>
    </w:p>
    <w:p w14:paraId="28362613" w14:textId="77777777" w:rsidR="003547B4" w:rsidRDefault="003547B4" w:rsidP="003547B4">
      <w:r>
        <w:t xml:space="preserve">In dit voorbeeld moet een </w:t>
      </w:r>
      <w:r w:rsidR="00B02760">
        <w:t>programma worden ontworpen dat een drietal</w:t>
      </w:r>
      <w:r>
        <w:t xml:space="preserve"> opeenvolgende waardes van een vector bij elkaar optelt. Stel dat we een variabele genaamd </w:t>
      </w:r>
      <w:r>
        <w:rPr>
          <w:i/>
        </w:rPr>
        <w:t>vectorA</w:t>
      </w:r>
      <w:r>
        <w:t xml:space="preserve"> hebben waarin de waardes van 0 tot en met 9 staan. </w:t>
      </w:r>
    </w:p>
    <w:p w14:paraId="405F5EB9" w14:textId="77777777" w:rsidR="00B309FF" w:rsidRDefault="003547B4" w:rsidP="003547B4">
      <w:r>
        <w:t>Stel dat we elke twee opeenvolgende waardes 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418DDF19"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642A45">
        <w:t xml:space="preserve">Figuur </w:t>
      </w:r>
      <w:r w:rsidR="00642A45">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dan weet je dat een </w:t>
      </w:r>
      <w:r w:rsidR="009E5FB7">
        <w:t>for-lus</w:t>
      </w:r>
      <w:r w:rsidR="00F96479">
        <w:t xml:space="preserve"> kunt gaan gebruiken.</w:t>
      </w:r>
    </w:p>
    <w:p w14:paraId="15BF1DB2" w14:textId="7AB497B9" w:rsidR="00F96479" w:rsidRDefault="00F96479" w:rsidP="003547B4">
      <w:pPr>
        <w:rPr>
          <w:i/>
        </w:rPr>
      </w:pPr>
      <w:r>
        <w:rPr>
          <w:i/>
        </w:rPr>
        <w:t xml:space="preserve">Maar wat is een </w:t>
      </w:r>
      <w:r w:rsidR="009E5FB7">
        <w:rPr>
          <w:i/>
        </w:rPr>
        <w:t>for-lus</w:t>
      </w:r>
      <w:r>
        <w:rPr>
          <w:i/>
        </w:rPr>
        <w:t>?</w:t>
      </w:r>
    </w:p>
    <w:p w14:paraId="5FE2F341" w14:textId="7D2D85A5" w:rsidR="0037341C" w:rsidRDefault="00F96479" w:rsidP="003547B4">
      <w:r>
        <w:t xml:space="preserve">Een </w:t>
      </w:r>
      <w:r w:rsidR="009E5FB7">
        <w:t>for-lus</w:t>
      </w:r>
      <w:r>
        <w:t xml:space="preserve"> is een programmeerconstructie die de programmeur (jij) in staat stelt gemakkelijk een x-aantal herhalingen achter elkaar uit te voeren.</w:t>
      </w:r>
    </w:p>
    <w:p w14:paraId="1201A491" w14:textId="77777777" w:rsidR="0037341C" w:rsidRDefault="0037341C">
      <w:r>
        <w:br w:type="page"/>
      </w:r>
    </w:p>
    <w:p w14:paraId="484D2676" w14:textId="77777777" w:rsidR="003A0973" w:rsidRDefault="003A0973" w:rsidP="003547B4"/>
    <w:p w14:paraId="209AEA4B" w14:textId="566D0B71" w:rsidR="003547B4" w:rsidRDefault="003A0973" w:rsidP="003547B4">
      <w:r>
        <w:rPr>
          <w:i/>
        </w:rPr>
        <w:t xml:space="preserve">Hoe gebruik je een </w:t>
      </w:r>
      <w:r w:rsidR="009E5FB7">
        <w:rPr>
          <w:i/>
        </w:rPr>
        <w:t>for-lus</w:t>
      </w:r>
      <w:r>
        <w:rPr>
          <w:i/>
        </w:rP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6" w:name="_Ref477267950"/>
      <w:r>
        <w:t xml:space="preserve">Figuur </w:t>
      </w:r>
      <w:fldSimple w:instr=" SEQ Figuur \* ARABIC ">
        <w:r w:rsidR="00642A45">
          <w:rPr>
            <w:noProof/>
          </w:rPr>
          <w:t>1</w:t>
        </w:r>
      </w:fldSimple>
      <w:bookmarkEnd w:id="6"/>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65856B88" w:rsidR="001621CE" w:rsidRPr="001621CE" w:rsidRDefault="001621CE" w:rsidP="001621CE">
      <w:r>
        <w:t xml:space="preserve">In </w:t>
      </w:r>
      <w:r>
        <w:fldChar w:fldCharType="begin"/>
      </w:r>
      <w:r>
        <w:instrText xml:space="preserve"> REF _Ref477268793 \h </w:instrText>
      </w:r>
      <w:r>
        <w:fldChar w:fldCharType="separate"/>
      </w:r>
      <w:r w:rsidR="00642A45">
        <w:t xml:space="preserve">Figuur </w:t>
      </w:r>
      <w:r w:rsidR="00642A45">
        <w:rPr>
          <w:noProof/>
        </w:rPr>
        <w:t>2</w:t>
      </w:r>
      <w:r>
        <w:fldChar w:fldCharType="end"/>
      </w:r>
      <w:r>
        <w:t xml:space="preserve"> is te zien hoe in Matlab een </w:t>
      </w:r>
      <w:r w:rsidR="009E5FB7">
        <w:t>for-lus</w:t>
      </w:r>
      <w:r>
        <w:t xml:space="preserve"> moet worden geschreven. </w:t>
      </w:r>
      <w:r w:rsidR="00F35336">
        <w:t xml:space="preserve">Zoals je kan zien begin je met het woord ‘for’ en elke loop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2">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7" w:name="_Ref477268793"/>
      <w:bookmarkStart w:id="8" w:name="_Ref477268784"/>
      <w:r>
        <w:t xml:space="preserve">Figuur </w:t>
      </w:r>
      <w:fldSimple w:instr=" SEQ Figuur \* ARABIC ">
        <w:r w:rsidR="00642A45">
          <w:rPr>
            <w:noProof/>
          </w:rPr>
          <w:t>2</w:t>
        </w:r>
      </w:fldSimple>
      <w:bookmarkEnd w:id="7"/>
      <w:r>
        <w:t xml:space="preserve">: dit is hoe een </w:t>
      </w:r>
      <w:r w:rsidR="009E5FB7">
        <w:t>for-lus</w:t>
      </w:r>
      <w:r>
        <w:t xml:space="preserve"> in Matlab eruit ziet.</w:t>
      </w:r>
      <w:bookmarkEnd w:id="8"/>
    </w:p>
    <w:p w14:paraId="2C0FEA2F" w14:textId="77777777" w:rsidR="001621CE" w:rsidRPr="00376775" w:rsidRDefault="001621CE" w:rsidP="001621CE">
      <w:pPr>
        <w:rPr>
          <w:b/>
        </w:rPr>
      </w:pPr>
      <w:r w:rsidRPr="00376775">
        <w:rPr>
          <w:b/>
        </w:rPr>
        <w:t xml:space="preserve">Typ de code in  </w:t>
      </w:r>
      <w:r w:rsidRPr="00376775">
        <w:rPr>
          <w:b/>
        </w:rPr>
        <w:fldChar w:fldCharType="begin"/>
      </w:r>
      <w:r w:rsidRPr="00376775">
        <w:rPr>
          <w:b/>
        </w:rPr>
        <w:instrText xml:space="preserve"> REF _Ref477268793 \h </w:instrText>
      </w:r>
      <w:r w:rsidR="00376775" w:rsidRPr="00376775">
        <w:rPr>
          <w:b/>
        </w:rPr>
        <w:instrText xml:space="preserve"> \* MERGEFORMAT </w:instrText>
      </w:r>
      <w:r w:rsidRPr="00376775">
        <w:rPr>
          <w:b/>
        </w:rPr>
      </w:r>
      <w:r w:rsidRPr="00376775">
        <w:rPr>
          <w:b/>
        </w:rPr>
        <w:fldChar w:fldCharType="separate"/>
      </w:r>
      <w:r w:rsidR="00642A45" w:rsidRPr="00642A45">
        <w:rPr>
          <w:b/>
        </w:rPr>
        <w:t xml:space="preserve">Figuur </w:t>
      </w:r>
      <w:r w:rsidR="00642A45" w:rsidRPr="00642A45">
        <w:rPr>
          <w:b/>
          <w:noProof/>
        </w:rPr>
        <w:t>2</w:t>
      </w:r>
      <w:r w:rsidRPr="00376775">
        <w:rPr>
          <w:b/>
        </w:rPr>
        <w:fldChar w:fldCharType="end"/>
      </w:r>
      <w:r w:rsidRPr="00376775">
        <w:rPr>
          <w:b/>
        </w:rPr>
        <w:t xml:space="preserve"> over</w:t>
      </w:r>
      <w:r w:rsidR="004B5A45" w:rsidRPr="00376775">
        <w:rPr>
          <w:b/>
        </w:rPr>
        <w:t xml:space="preserve"> </w:t>
      </w:r>
      <w:r w:rsidR="002759E1">
        <w:rPr>
          <w:b/>
        </w:rPr>
        <w:t xml:space="preserve">en </w:t>
      </w:r>
      <w:r w:rsidR="004B5A45" w:rsidRPr="00376775">
        <w:rPr>
          <w:b/>
        </w:rPr>
        <w:t>voer de code uit</w:t>
      </w:r>
    </w:p>
    <w:p w14:paraId="7997CA23" w14:textId="73148D3E" w:rsidR="004B5A45" w:rsidRDefault="004B5A45" w:rsidP="001621CE">
      <w:r>
        <w:t xml:space="preserve">Er gebeurt nog helemaal niets. Dat is in overeenstemming met de code want er staat nog niet in de </w:t>
      </w:r>
      <w:r w:rsidR="009E5FB7">
        <w:t>for-lus</w:t>
      </w:r>
      <w:r>
        <w: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3">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9" w:name="_Ref477269021"/>
      <w:r>
        <w:t xml:space="preserve">Figuur </w:t>
      </w:r>
      <w:fldSimple w:instr=" SEQ Figuur \* ARABIC ">
        <w:r w:rsidR="00642A45">
          <w:rPr>
            <w:noProof/>
          </w:rPr>
          <w:t>3</w:t>
        </w:r>
      </w:fldSimple>
      <w:bookmarkEnd w:id="9"/>
      <w:r>
        <w:t xml:space="preserve">: het voorbeeld in </w:t>
      </w:r>
      <w:r>
        <w:fldChar w:fldCharType="begin"/>
      </w:r>
      <w:r>
        <w:instrText xml:space="preserve"> REF _Ref477268793 \h </w:instrText>
      </w:r>
      <w:r>
        <w:fldChar w:fldCharType="separate"/>
      </w:r>
      <w:r w:rsidR="00642A45">
        <w:t xml:space="preserve">Figuur </w:t>
      </w:r>
      <w:r w:rsidR="00642A45">
        <w:rPr>
          <w:noProof/>
        </w:rPr>
        <w:t>2</w:t>
      </w:r>
      <w:r>
        <w:fldChar w:fldCharType="end"/>
      </w:r>
      <w:r>
        <w:t xml:space="preserve"> is behoorlijk uitgebreid</w:t>
      </w:r>
      <w:r w:rsidR="00376775">
        <w:t>.</w:t>
      </w:r>
    </w:p>
    <w:p w14:paraId="3AF7000D" w14:textId="77777777" w:rsidR="00376775" w:rsidRDefault="00376775" w:rsidP="00376775">
      <w:pPr>
        <w:rPr>
          <w:b/>
        </w:rPr>
      </w:pPr>
      <w:r w:rsidRPr="00376775">
        <w:rPr>
          <w:b/>
        </w:rPr>
        <w:t xml:space="preserve">Voer het voorbeeld in </w:t>
      </w:r>
      <w:r w:rsidRPr="00376775">
        <w:rPr>
          <w:b/>
        </w:rPr>
        <w:fldChar w:fldCharType="begin"/>
      </w:r>
      <w:r w:rsidRPr="00376775">
        <w:rPr>
          <w:b/>
        </w:rPr>
        <w:instrText xml:space="preserve"> REF _Ref477269021 \h  \* MERGEFORMAT </w:instrText>
      </w:r>
      <w:r w:rsidRPr="00376775">
        <w:rPr>
          <w:b/>
        </w:rPr>
      </w:r>
      <w:r w:rsidRPr="00376775">
        <w:rPr>
          <w:b/>
        </w:rPr>
        <w:fldChar w:fldCharType="separate"/>
      </w:r>
      <w:r w:rsidR="00642A45" w:rsidRPr="00642A45">
        <w:rPr>
          <w:b/>
        </w:rPr>
        <w:t xml:space="preserve">Figuur </w:t>
      </w:r>
      <w:r w:rsidR="00642A45" w:rsidRPr="00642A45">
        <w:rPr>
          <w:b/>
          <w:noProof/>
        </w:rPr>
        <w:t>3</w:t>
      </w:r>
      <w:r w:rsidRPr="00376775">
        <w:rPr>
          <w:b/>
        </w:rPr>
        <w:fldChar w:fldCharType="end"/>
      </w:r>
      <w:r>
        <w:rPr>
          <w:b/>
        </w:rPr>
        <w:t xml:space="preserve"> uit</w:t>
      </w:r>
    </w:p>
    <w:p w14:paraId="30C9BFD3" w14:textId="77777777" w:rsidR="00376775" w:rsidRDefault="00376775" w:rsidP="00376775">
      <w:pPr>
        <w:rPr>
          <w:i/>
        </w:rPr>
      </w:pPr>
      <w:r>
        <w:rPr>
          <w:i/>
        </w:rPr>
        <w:lastRenderedPageBreak/>
        <w:t>Wat valt op?</w:t>
      </w:r>
    </w:p>
    <w:p w14:paraId="6FD54AB8" w14:textId="53DEDA2D" w:rsidR="009574AA" w:rsidRDefault="00A93B8F" w:rsidP="00376775">
      <w:r>
        <w:t xml:space="preserve">Je hebt gezien dat er in de </w:t>
      </w:r>
      <w:r w:rsidR="00690563">
        <w:t>Command Window</w:t>
      </w:r>
      <w:r>
        <w:t xml:space="preserve"> </w:t>
      </w:r>
      <w:r w:rsidR="00690563">
        <w:t xml:space="preserve">(CW) </w:t>
      </w:r>
      <w:r>
        <w:t xml:space="preserve">twee waardes zijn afgedrukt namelijk 1 en 2.  </w:t>
      </w:r>
    </w:p>
    <w:p w14:paraId="46D0D7F8" w14:textId="548459C9" w:rsidR="00376775" w:rsidRDefault="00A93B8F" w:rsidP="00376775">
      <w:pPr>
        <w:rPr>
          <w:i/>
        </w:rPr>
      </w:pPr>
      <w:r>
        <w:rPr>
          <w:i/>
        </w:rPr>
        <w:t>Snap je waar deze waarde</w:t>
      </w:r>
      <w:r w:rsidR="00993A3C">
        <w:rPr>
          <w:i/>
        </w:rPr>
        <w:t>s</w:t>
      </w:r>
      <w:r>
        <w:rPr>
          <w:i/>
        </w:rPr>
        <w:t xml:space="preserve"> vandaan komen?</w:t>
      </w:r>
    </w:p>
    <w:p w14:paraId="78025E58" w14:textId="24C6B541" w:rsidR="009574AA" w:rsidRPr="009574AA" w:rsidRDefault="009574AA" w:rsidP="00376775">
      <w:r>
        <w:t xml:space="preserve">Als je in Matlab een variabele in een regel uitvoert dan wordt de waarde die de variabele bevat afgedrukt in het </w:t>
      </w:r>
      <w:r w:rsidR="00690563">
        <w:t>CW</w:t>
      </w:r>
      <w:r>
        <w:t xml:space="preserve"> (dat noemen we een echo). In dit specifieke geval worden de waardes 1 en 2 afgedrukt.  </w:t>
      </w:r>
    </w:p>
    <w:p w14:paraId="54FA2886" w14:textId="77777777" w:rsidR="00A93B8F" w:rsidRDefault="009B32E0" w:rsidP="00376775">
      <w:pPr>
        <w:rPr>
          <w:b/>
        </w:rPr>
      </w:pPr>
      <w:r>
        <w:rPr>
          <w:b/>
        </w:rPr>
        <w:t>Verander de waardes van 1 en 2 naar respectievelijk 2 en 8 en voer de code uit</w:t>
      </w:r>
    </w:p>
    <w:p w14:paraId="1BF177F2" w14:textId="2764D20E" w:rsidR="009B32E0" w:rsidRDefault="009B32E0" w:rsidP="00376775">
      <w:r>
        <w:t xml:space="preserve">Je merkt op dat er een relatie is tussen de regel </w:t>
      </w:r>
      <w:r>
        <w:rPr>
          <w:rFonts w:ascii="Consolas" w:hAnsi="Consolas"/>
        </w:rPr>
        <w:t xml:space="preserve">i = </w:t>
      </w:r>
      <w:r w:rsidR="00843C60">
        <w:rPr>
          <w:rFonts w:ascii="Consolas" w:hAnsi="Consolas"/>
        </w:rPr>
        <w:t xml:space="preserve">2:8 </w:t>
      </w:r>
      <w:r w:rsidR="00843C60">
        <w:t xml:space="preserve">en de i die in de </w:t>
      </w:r>
      <w:r w:rsidR="009E5FB7">
        <w:t>for-lus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08215A5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7447873B" id="Rechthoek 30" o:spid="_x0000_s1026" style="position:absolute;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" filled="f" strokecolor="#ed7d31 [3205]" strokeweight="4.5p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r>
        <w:t xml:space="preserve">Figuur </w:t>
      </w:r>
      <w:fldSimple w:instr=" SEQ Figuur \* ARABIC ">
        <w:r w:rsidR="00642A45">
          <w:rPr>
            <w:noProof/>
          </w:rPr>
          <w:t>4</w:t>
        </w:r>
      </w:fldSimple>
      <w:r>
        <w:t xml:space="preserve">: een focus op de variabele i. Deze variabele krijgt elke herhaling een andere waarde. De eerste keer is de waarde </w:t>
      </w:r>
      <w:r w:rsidR="00FD7986">
        <w:t xml:space="preserve">2 </w:t>
      </w:r>
      <w:r>
        <w:t xml:space="preserve">de tweede keer dat de </w:t>
      </w:r>
      <w:r w:rsidR="009E5FB7">
        <w:t>for-lus</w:t>
      </w:r>
      <w:r>
        <w:t xml:space="preserve"> wordt uitgevoerd is de waarde </w:t>
      </w:r>
      <w:r w:rsidR="00FD7986">
        <w:t>3</w:t>
      </w:r>
      <w:r>
        <w:t>.</w:t>
      </w:r>
      <w:r w:rsidR="00FD7986">
        <w:t xml:space="preserve"> Dit wordt herhaald tot en met dat i de waarde 8 heeft gekregen.</w:t>
      </w:r>
    </w:p>
    <w:p w14:paraId="5B26C380" w14:textId="2526BB11" w:rsidR="009574AA" w:rsidRDefault="00FD7986" w:rsidP="00376775">
      <w:pPr>
        <w:rPr>
          <w:i/>
        </w:rPr>
      </w:pPr>
      <w:r>
        <w:rPr>
          <w:i/>
        </w:rPr>
        <w:t xml:space="preserve">Wat wordt er afgedrukt in het </w:t>
      </w:r>
      <w:r w:rsidR="00690563">
        <w:rPr>
          <w:i/>
        </w:rPr>
        <w:t>CW</w:t>
      </w:r>
      <w:r>
        <w:rPr>
          <w:i/>
        </w:rPr>
        <w:t xml:space="preserve"> als de code in </w:t>
      </w:r>
      <w:r>
        <w:rPr>
          <w:i/>
        </w:rPr>
        <w:fldChar w:fldCharType="begin"/>
      </w:r>
      <w:r>
        <w:rPr>
          <w:i/>
        </w:rPr>
        <w:instrText xml:space="preserve"> REF _Ref492376757 \h </w:instrText>
      </w:r>
      <w:r>
        <w:rPr>
          <w:i/>
        </w:rPr>
      </w:r>
      <w:r>
        <w:rPr>
          <w:i/>
        </w:rPr>
        <w:fldChar w:fldCharType="separate"/>
      </w:r>
      <w:r w:rsidR="00642A45">
        <w:t xml:space="preserve">Figuur </w:t>
      </w:r>
      <w:r w:rsidR="00642A45">
        <w:rPr>
          <w:noProof/>
        </w:rPr>
        <w:t>5</w:t>
      </w:r>
      <w:r>
        <w:rPr>
          <w:i/>
        </w:rPr>
        <w:fldChar w:fldCharType="end"/>
      </w:r>
      <w:r>
        <w:rPr>
          <w:i/>
        </w:rP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mc:AlternateContent>
          <mc:Choice Requires="wps">
            <w:drawing>
              <wp:anchor distT="0" distB="0" distL="114300" distR="114300" simplePos="0" relativeHeight="251662336" behindDoc="0" locked="0" layoutInCell="1" allowOverlap="1" wp14:anchorId="03BC6796" wp14:editId="1DA16AA1">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974D24F" id="Rechthoek 36" o:spid="_x0000_s1026" style="position:absolute;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" filled="f" strokecolor="#ed7d31 [3205]" strokeweight="4.5p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0" w:name="_Ref492376757"/>
      <w:r>
        <w:t xml:space="preserve">Figuur </w:t>
      </w:r>
      <w:fldSimple w:instr=" SEQ Figuur \* ARABIC ">
        <w:r w:rsidR="00642A45">
          <w:rPr>
            <w:noProof/>
          </w:rPr>
          <w:t>5</w:t>
        </w:r>
      </w:fldSimple>
      <w:bookmarkEnd w:id="10"/>
      <w:r>
        <w:t xml:space="preserve">: De code is nu aangevuld. Wat wordt er nu afgedrukt in het </w:t>
      </w:r>
      <w:r w:rsidR="00690563">
        <w:t>CW</w:t>
      </w:r>
      <w:r>
        <w:t>?</w:t>
      </w:r>
    </w:p>
    <w:p w14:paraId="021CAA6D" w14:textId="77777777" w:rsidR="00FD7986" w:rsidRDefault="00FD7986"/>
    <w:p w14:paraId="64D46B8B" w14:textId="28B7D49F" w:rsidR="00FD7986" w:rsidRDefault="00FD7986">
      <w:r>
        <w:t xml:space="preserve">Om te zien welke waardes de variabele i krijgt in de </w:t>
      </w:r>
      <w:r w:rsidR="009E5FB7">
        <w:t>for-lus</w:t>
      </w:r>
      <w:r>
        <w:t xml:space="preserve"> kun je 2:8 uitvoeren in het </w:t>
      </w:r>
      <w:r w:rsidR="00690563">
        <w:t>CW</w:t>
      </w:r>
      <w:r>
        <w: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642A45" w:rsidRPr="00642A45">
              <w:rPr>
                <w:i/>
              </w:rPr>
              <w:t xml:space="preserve">Figuur </w:t>
            </w:r>
            <w:r w:rsidR="00642A45" w:rsidRPr="00642A45">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r w:rsidRPr="00FD7986">
              <w:rPr>
                <w:i/>
              </w:rPr>
              <w:t>ans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r w:rsidRPr="00FD7986">
              <w:rPr>
                <w:i/>
              </w:rPr>
              <w:t>ans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74117994" w:rsidR="00FD7986" w:rsidRDefault="00FD7986" w:rsidP="00FD7986">
            <w:pPr>
              <w:rPr>
                <w:i/>
              </w:rPr>
            </w:pPr>
            <w:r>
              <w:rPr>
                <w:i/>
              </w:rPr>
              <w:t xml:space="preserve">De </w:t>
            </w:r>
            <w:r w:rsidR="009E5FB7">
              <w:rPr>
                <w:i/>
              </w:rPr>
              <w:t>for-lus</w:t>
            </w:r>
            <w:r>
              <w:rPr>
                <w:i/>
              </w:rPr>
              <w:t xml:space="preserve"> herhaalt zich (2 tot en met 8) 7 keer. Elke herhaling wordt de variabele i met 1 opgehoogd: 2, 3,  … , 8. De eerste keer dat de </w:t>
            </w:r>
            <w:r w:rsidR="009E5FB7">
              <w:rPr>
                <w:i/>
              </w:rPr>
              <w:t>for-lus</w:t>
            </w:r>
            <w:r>
              <w:rPr>
                <w:i/>
              </w:rPr>
              <w:t xml:space="preserve"> wordt uitgevoerd is i gelijk aan de waarde 2. Tel bij die waarde 2 op en je krijgt vier. </w:t>
            </w:r>
          </w:p>
          <w:p w14:paraId="7305073B" w14:textId="77777777" w:rsidR="00FD7986" w:rsidRDefault="00FD7986" w:rsidP="00376775">
            <w:pPr>
              <w:rPr>
                <w:i/>
              </w:rPr>
            </w:pPr>
          </w:p>
        </w:tc>
      </w:tr>
    </w:tbl>
    <w:p w14:paraId="3D48E1CF" w14:textId="77777777" w:rsidR="00FD7986" w:rsidRPr="00FD7986" w:rsidRDefault="00FD7986" w:rsidP="00376775">
      <w:pPr>
        <w:rPr>
          <w:i/>
        </w:rPr>
      </w:pPr>
    </w:p>
    <w:p w14:paraId="19933B89" w14:textId="5D7229C9" w:rsidR="00843C60" w:rsidRDefault="009F707E" w:rsidP="00421762">
      <w:pPr>
        <w:pStyle w:val="Kop3"/>
      </w:pPr>
      <w:bookmarkStart w:id="11" w:name="_Toc492380245"/>
      <w:r>
        <w:t xml:space="preserve">Waar zijn we ook </w:t>
      </w:r>
      <w:r w:rsidR="00EE135A">
        <w:t>al weer</w:t>
      </w:r>
      <w:r>
        <w:t xml:space="preserve"> mee bezig?</w:t>
      </w:r>
      <w:bookmarkEnd w:id="11"/>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642A45">
        <w:t xml:space="preserve">Figuur </w:t>
      </w:r>
      <w:r w:rsidR="00642A45">
        <w:rPr>
          <w:noProof/>
        </w:rPr>
        <w:t>1</w:t>
      </w:r>
      <w:r>
        <w:fldChar w:fldCharType="end"/>
      </w:r>
      <w:r>
        <w:t xml:space="preserve"> zo schrijven </w:t>
      </w:r>
      <w:r w:rsidR="009F707E">
        <w:t xml:space="preserve">zodat het een stuk slimmer en korter is met behulp van een </w:t>
      </w:r>
      <w:r w:rsidR="009E5FB7">
        <w:t>for-lus</w:t>
      </w:r>
      <w:r w:rsidR="009F707E">
        <w:t>.</w:t>
      </w:r>
    </w:p>
    <w:p w14:paraId="30C5680D" w14:textId="4A283AAF" w:rsidR="0060321D" w:rsidRDefault="00993A3C" w:rsidP="00421762">
      <w:r>
        <w:t>Hier volgen een aantal tips die je helpen om het voorbeeld</w:t>
      </w:r>
      <w:r w:rsidR="00EE135A">
        <w:t>,</w:t>
      </w:r>
      <w:r>
        <w:t xml:space="preserve"> dat is gegeven slim op te pakken. De eerste handige standaard Matlab functie is </w:t>
      </w:r>
      <w:r>
        <w:rPr>
          <w:i/>
        </w:rPr>
        <w:t>length()</w:t>
      </w:r>
      <w:r>
        <w:t xml:space="preserve">. Deze functie kan de lengte van een vector (of matrix) opvragen. </w:t>
      </w:r>
    </w:p>
    <w:p w14:paraId="2B0BDBEC" w14:textId="77777777" w:rsidR="0037341C" w:rsidRDefault="00993A3C" w:rsidP="0037341C">
      <w:r>
        <w:t>Stel je hebt een vector bestaande uit de getallen 0 tot en met 10. Je wilt weten wat de lengte is van deze vector. Dan krijg je het onderstaande voorbeeld:</w:t>
      </w:r>
    </w:p>
    <w:p w14:paraId="79249B0D" w14:textId="0100ADC7" w:rsidR="0037341C" w:rsidRDefault="0037341C" w:rsidP="0037341C">
      <w:pPr>
        <w:jc w:val="center"/>
      </w:pPr>
      <w:r w:rsidRPr="0037341C">
        <w:rPr>
          <w:noProof/>
          <w:lang w:eastAsia="nl-NL"/>
        </w:rPr>
        <w:drawing>
          <wp:inline distT="0" distB="0" distL="0" distR="0" wp14:anchorId="3DD2CB33" wp14:editId="3B3070AB">
            <wp:extent cx="2886075" cy="3043497"/>
            <wp:effectExtent l="0" t="0" r="0" b="50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762" cy="3046331"/>
                    </a:xfrm>
                    <a:prstGeom prst="rect">
                      <a:avLst/>
                    </a:prstGeom>
                  </pic:spPr>
                </pic:pic>
              </a:graphicData>
            </a:graphic>
          </wp:inline>
        </w:drawing>
      </w:r>
    </w:p>
    <w:p w14:paraId="504EA4E6" w14:textId="3237E5D2" w:rsidR="00993A3C" w:rsidRDefault="0037341C" w:rsidP="0037341C">
      <w:pPr>
        <w:pStyle w:val="Bijschrift"/>
        <w:jc w:val="center"/>
      </w:pPr>
      <w:r>
        <w:t xml:space="preserve">Figuur </w:t>
      </w:r>
      <w:fldSimple w:instr=" SEQ Figuur \* ARABIC ">
        <w:r w:rsidR="00642A45">
          <w:rPr>
            <w:noProof/>
          </w:rPr>
          <w:t>6</w:t>
        </w:r>
      </w:fldSimple>
      <w:r>
        <w:t>: een voorbeeld van de functie length().</w:t>
      </w:r>
    </w:p>
    <w:p w14:paraId="587CAA99" w14:textId="7E6CE180" w:rsidR="00642A45" w:rsidRDefault="00642A45" w:rsidP="00642A45">
      <w:r>
        <w:lastRenderedPageBreak/>
        <w:t>De functie length() geeft een getal terug. Dat getal representeert de lengte van een vector. Je kunt dus ook direct een berekening doen met deze functie:</w:t>
      </w:r>
    </w:p>
    <w:p w14:paraId="6F3C405D" w14:textId="267E2997" w:rsidR="00642A45" w:rsidRDefault="00642A45" w:rsidP="00642A45">
      <w:pPr>
        <w:keepNext/>
        <w:jc w:val="center"/>
      </w:pPr>
      <w:r w:rsidRPr="00642A45">
        <w:rPr>
          <w:noProof/>
          <w:lang w:eastAsia="nl-NL"/>
        </w:rPr>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fldSimple w:instr=" SEQ Figuur \* ARABIC ">
        <w:r>
          <w:rPr>
            <w:noProof/>
          </w:rPr>
          <w:t>7</w:t>
        </w:r>
      </w:fldSimple>
      <w:r>
        <w:t>: een voorbeeld dat laat zien dat je ook direct een berekening kunt uitvoeren op de functie length(). In dit geval de berekening length()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r w:rsidR="009E5FB7">
        <w:rPr>
          <w:b/>
        </w:rPr>
        <w:t>for-lus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642A45">
        <w:t xml:space="preserve">Figuur </w:t>
      </w:r>
      <w:r w:rsidR="00642A45">
        <w:rPr>
          <w:noProof/>
        </w:rPr>
        <w:t>1</w:t>
      </w:r>
      <w:r w:rsidR="00642A45">
        <w:rPr>
          <w:b/>
        </w:rPr>
        <w:fldChar w:fldCharType="end"/>
      </w:r>
      <w:r w:rsidR="00642A45">
        <w:rPr>
          <w:b/>
        </w:rPr>
        <w:t xml:space="preserve"> op te lossen. De uitwerking staat op de volgende pagina.</w:t>
      </w:r>
    </w:p>
    <w:p w14:paraId="238010EB" w14:textId="77777777" w:rsidR="00642A45" w:rsidRDefault="00642A45">
      <w:pPr>
        <w:rPr>
          <w:b/>
        </w:rPr>
      </w:pPr>
      <w:r>
        <w:rPr>
          <w:b/>
        </w:rPr>
        <w:br w:type="page"/>
      </w:r>
    </w:p>
    <w:p w14:paraId="49FBC6DB" w14:textId="77777777" w:rsidR="009F707E" w:rsidRDefault="009F707E" w:rsidP="009F707E">
      <w:pPr>
        <w:pStyle w:val="Kop3"/>
      </w:pPr>
      <w:bookmarkStart w:id="12" w:name="_Toc492380246"/>
      <w:r>
        <w:lastRenderedPageBreak/>
        <w:t>Uitwerking</w:t>
      </w:r>
      <w:bookmarkEnd w:id="12"/>
    </w:p>
    <w:p w14:paraId="5B08943A" w14:textId="52DAE6F8" w:rsidR="006E14AC" w:rsidRPr="006E14AC" w:rsidRDefault="006E14AC" w:rsidP="006E14AC">
      <w:r>
        <w:t xml:space="preserve">In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is te zien hoe het probleem in </w:t>
      </w:r>
      <w:r>
        <w:fldChar w:fldCharType="begin"/>
      </w:r>
      <w:r>
        <w:instrText xml:space="preserve"> REF _Ref477267950 \h </w:instrText>
      </w:r>
      <w:r>
        <w:fldChar w:fldCharType="separate"/>
      </w:r>
      <w:r w:rsidR="00642A45">
        <w:t xml:space="preserve">Figuur </w:t>
      </w:r>
      <w:r w:rsidR="00642A45">
        <w:rPr>
          <w:noProof/>
        </w:rPr>
        <w:t>1</w:t>
      </w:r>
      <w:r>
        <w:fldChar w:fldCharType="end"/>
      </w:r>
      <w:r>
        <w:t xml:space="preserve"> veel slimmer en duidelijk is geschreven. </w:t>
      </w:r>
      <w:r w:rsidR="00993A3C">
        <w:t>Er zijn echter</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3" w:name="_Ref477528100"/>
      <w:r>
        <w:t xml:space="preserve">Figuur </w:t>
      </w:r>
      <w:fldSimple w:instr=" SEQ Figuur \* ARABIC ">
        <w:r w:rsidR="00642A45">
          <w:rPr>
            <w:noProof/>
          </w:rPr>
          <w:t>8</w:t>
        </w:r>
      </w:fldSimple>
      <w:bookmarkEnd w:id="13"/>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642A45">
        <w:t xml:space="preserve">Figuur </w:t>
      </w:r>
      <w:r w:rsidR="00642A45">
        <w:rPr>
          <w:noProof/>
        </w:rPr>
        <w:t>1</w:t>
      </w:r>
      <w:r w:rsidR="00642A45">
        <w:fldChar w:fldCharType="end"/>
      </w:r>
      <w:r w:rsidR="00642A45">
        <w:t>.</w:t>
      </w:r>
    </w:p>
    <w:p w14:paraId="61EB34D1" w14:textId="77777777" w:rsidR="00642A45" w:rsidRDefault="00642A45" w:rsidP="006E14AC">
      <w:pPr>
        <w:rPr>
          <w:b/>
        </w:rPr>
      </w:pPr>
    </w:p>
    <w:p w14:paraId="28B04C9A" w14:textId="6597A378" w:rsidR="006E14AC" w:rsidRDefault="006E14AC" w:rsidP="006E14AC">
      <w:pPr>
        <w:rPr>
          <w:b/>
        </w:rPr>
      </w:pPr>
      <w:r>
        <w:rPr>
          <w:b/>
        </w:rPr>
        <w:t>Typ dit voorbeeld over</w:t>
      </w:r>
      <w:r w:rsidR="00642A45">
        <w:rPr>
          <w:b/>
        </w:rPr>
        <w:t xml:space="preserve"> (als je dit nog niet hebt gedaan </w:t>
      </w:r>
      <w:r w:rsidR="00642A45" w:rsidRPr="00642A45">
        <w:rPr>
          <w:b/>
        </w:rPr>
        <w:sym w:font="Wingdings" w:char="F04C"/>
      </w:r>
      <w:r w:rsidR="00642A45">
        <w:rPr>
          <w:b/>
        </w:rPr>
        <w:t xml:space="preserve"> )</w:t>
      </w:r>
    </w:p>
    <w:p w14:paraId="0E778884" w14:textId="77777777" w:rsidR="006E14AC" w:rsidRDefault="006E14AC" w:rsidP="006E14AC">
      <w:pPr>
        <w:rPr>
          <w:b/>
        </w:rPr>
      </w:pPr>
      <w:r>
        <w:rPr>
          <w:b/>
        </w:rPr>
        <w:t>Zet een breakpoint op regel 3</w:t>
      </w:r>
    </w:p>
    <w:p w14:paraId="1ABCD7E4" w14:textId="77777777" w:rsidR="006E14AC" w:rsidRDefault="006E14AC" w:rsidP="006E14AC">
      <w:pPr>
        <w:rPr>
          <w:b/>
        </w:rPr>
      </w:pPr>
      <w:r>
        <w:rPr>
          <w:b/>
        </w:rPr>
        <w:t>Voor het programma stap voor stap uit (druk telkens op F11)</w:t>
      </w:r>
    </w:p>
    <w:p w14:paraId="59B3188C" w14:textId="77777777" w:rsidR="007E5ADF" w:rsidRPr="007E5ADF" w:rsidRDefault="007E5ADF" w:rsidP="006E14AC">
      <w:pPr>
        <w:rPr>
          <w:i/>
        </w:rPr>
      </w:pPr>
      <w:r w:rsidRPr="007E5ADF">
        <w:rPr>
          <w:i/>
        </w:rPr>
        <w:t>Wat zijn de verschillen met de vorige versie?</w:t>
      </w:r>
    </w:p>
    <w:p w14:paraId="46C1A114" w14:textId="535F91E4" w:rsidR="006E14AC" w:rsidRDefault="006E14AC" w:rsidP="006E14AC">
      <w:r>
        <w:t xml:space="preserve">Merk op dat dit programma een heel stuk korter is dan het programma in </w:t>
      </w:r>
      <w:r>
        <w:fldChar w:fldCharType="begin"/>
      </w:r>
      <w:r>
        <w:instrText xml:space="preserve"> REF _Ref477267950 \h </w:instrText>
      </w:r>
      <w:r>
        <w:fldChar w:fldCharType="separate"/>
      </w:r>
      <w:r w:rsidR="00642A45">
        <w:t xml:space="preserve">Figuur </w:t>
      </w:r>
      <w:r w:rsidR="00642A45">
        <w:rPr>
          <w:noProof/>
        </w:rPr>
        <w:t>1</w:t>
      </w:r>
      <w:r>
        <w:fldChar w:fldCharType="end"/>
      </w:r>
      <w:r>
        <w:t xml:space="preserve">. Dat komt omdat we nu gebruik maken van de </w:t>
      </w:r>
      <w:r w:rsidR="009E5FB7">
        <w:t>for-lus</w:t>
      </w:r>
      <w:r>
        <w:t xml:space="preserve">. Er zitten echter nog wel een aantal kleine onderdelen in de code van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die enige verklaring behoeven. </w:t>
      </w:r>
    </w:p>
    <w:p w14:paraId="0D4D5D87" w14:textId="77777777" w:rsidR="006E14AC" w:rsidRDefault="006E14AC" w:rsidP="006E14AC">
      <w:r>
        <w:t>Sterker nog</w:t>
      </w:r>
      <w:r w:rsidR="00953D7C">
        <w:t>,</w:t>
      </w:r>
      <w:r>
        <w:t xml:space="preserve"> de code in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aangepast (zie </w:t>
      </w:r>
      <w:r>
        <w:fldChar w:fldCharType="begin"/>
      </w:r>
      <w:r>
        <w:instrText xml:space="preserve"> REF _Ref477528491 \h </w:instrText>
      </w:r>
      <w:r>
        <w:fldChar w:fldCharType="separate"/>
      </w:r>
      <w:r w:rsidR="00642A45">
        <w:t xml:space="preserve">Figuur </w:t>
      </w:r>
      <w:r w:rsidR="00642A45">
        <w:rPr>
          <w:noProof/>
        </w:rPr>
        <w:t>9</w:t>
      </w:r>
      <w:r>
        <w:fldChar w:fldCharType="end"/>
      </w:r>
      <w:r>
        <w:t>)</w:t>
      </w:r>
    </w:p>
    <w:p w14:paraId="6C09AEAD" w14:textId="73A7DF55" w:rsidR="006E14AC" w:rsidRDefault="00675F9E" w:rsidP="006E14AC">
      <w:pPr>
        <w:keepNext/>
        <w:jc w:val="center"/>
      </w:pPr>
      <w:r w:rsidRPr="00675F9E">
        <w:rPr>
          <w:noProof/>
          <w:lang w:eastAsia="nl-NL"/>
        </w:rPr>
        <w:lastRenderedPageBreak/>
        <w:drawing>
          <wp:inline distT="0" distB="0" distL="0" distR="0" wp14:anchorId="0A2FB4FF" wp14:editId="1AF6BB34">
            <wp:extent cx="5572125" cy="2619375"/>
            <wp:effectExtent l="0" t="0" r="9525"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850" r="3274" b="8999"/>
                    <a:stretch/>
                  </pic:blipFill>
                  <pic:spPr bwMode="auto">
                    <a:xfrm>
                      <a:off x="0" y="0"/>
                      <a:ext cx="5572125" cy="2619375"/>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14" w:name="_Ref477528491"/>
      <w:r>
        <w:t xml:space="preserve">Figuur </w:t>
      </w:r>
      <w:fldSimple w:instr=" SEQ Figuur \* ARABIC ">
        <w:r w:rsidR="00642A45">
          <w:rPr>
            <w:noProof/>
          </w:rPr>
          <w:t>9</w:t>
        </w:r>
      </w:fldSimple>
      <w:bookmarkEnd w:id="14"/>
      <w:r>
        <w:t xml:space="preserve">: de code van </w:t>
      </w:r>
      <w:r>
        <w:fldChar w:fldCharType="begin"/>
      </w:r>
      <w:r>
        <w:instrText xml:space="preserve"> REF _Ref477528100 \h </w:instrText>
      </w:r>
      <w:r>
        <w:fldChar w:fldCharType="separate"/>
      </w:r>
      <w:r w:rsidR="00642A45">
        <w:t xml:space="preserve">Figuur </w:t>
      </w:r>
      <w:r w:rsidR="00642A45">
        <w:rPr>
          <w:noProof/>
        </w:rPr>
        <w:t>8</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77777777" w:rsidR="00545FB1" w:rsidRDefault="00F63EF4" w:rsidP="00CC1A4A">
      <w:pPr>
        <w:pStyle w:val="Kop2"/>
      </w:pPr>
      <w:bookmarkStart w:id="15" w:name="_Toc492380249"/>
      <w:r>
        <w:t>While-loop</w:t>
      </w:r>
      <w:bookmarkEnd w:id="15"/>
      <w:r w:rsidR="00545FB1">
        <w:t xml:space="preserve"> </w:t>
      </w:r>
    </w:p>
    <w:p w14:paraId="1C127EDD" w14:textId="23153ACD" w:rsidR="00953D7C" w:rsidRDefault="00953D7C" w:rsidP="00953D7C">
      <w:r>
        <w:t xml:space="preserve">De </w:t>
      </w:r>
      <w:r w:rsidR="009E5FB7">
        <w:t>for-lus</w:t>
      </w:r>
      <w:r>
        <w:t xml:space="preserve"> is inmiddels bekend. Maar er is ook nog een andere Matlab constructie om herhalingen uit te voeren. Niet iedereen realiseert zich het verschil tussen een </w:t>
      </w:r>
      <w:r w:rsidR="009E5FB7">
        <w:t>for-lus</w:t>
      </w:r>
      <w:r>
        <w:t xml:space="preserve"> en een while-loop. Een </w:t>
      </w:r>
      <w:r w:rsidR="009E5FB7">
        <w:t>for-lus</w:t>
      </w:r>
      <w:r>
        <w:t xml:space="preserve"> wordt gebruikt als je het aantal herhalingen </w:t>
      </w:r>
      <w:r w:rsidRPr="00690563">
        <w:rPr>
          <w:b/>
        </w:rPr>
        <w:t>weet</w:t>
      </w:r>
      <w:r>
        <w:t xml:space="preserve">. Een while-loop wordt gebruikt als je het aantal herhalingen </w:t>
      </w:r>
      <w:r w:rsidRPr="00690563">
        <w:rPr>
          <w:b/>
        </w:rPr>
        <w:t>niet weet</w:t>
      </w:r>
      <w:r>
        <w:t>.</w:t>
      </w:r>
    </w:p>
    <w:p w14:paraId="0C99B583" w14:textId="5FFCA0E9" w:rsidR="00953D7C" w:rsidRDefault="00953D7C" w:rsidP="00953D7C">
      <w:r>
        <w:t xml:space="preserve">Je kunt probleemloos je hele leven programma’s ontwerpen zonder gebruik te maken van while-loops. Dat geldt voor bijna elke programmeertaal. Echter, zijn er veel </w:t>
      </w:r>
      <w:r w:rsidR="00EE135A">
        <w:t>scenario’s</w:t>
      </w:r>
      <w:r>
        <w:t xml:space="preserve"> denkbaar waarin de while-loop simpelweg handiger is.</w:t>
      </w:r>
      <w:r w:rsidR="001D48BD">
        <w:t xml:space="preserve"> Dat zijn vaak situaties waarin een gebruiker om input moet worden gevraagd</w:t>
      </w:r>
      <w:r w:rsidR="00EE135A">
        <w:t>,</w:t>
      </w:r>
      <w:r w:rsidR="001D48BD">
        <w:t xml:space="preserve"> </w:t>
      </w:r>
      <w:r w:rsidR="00EE135A">
        <w:t>o</w:t>
      </w:r>
      <w:r w:rsidR="001D48BD">
        <w:t xml:space="preserve">f situaties waarin data moet worden ingelezen vanuit een apparaat. </w:t>
      </w:r>
      <w:commentRangeStart w:id="16"/>
      <w:r w:rsidR="001D48BD">
        <w:t>Dat maakt het weer moelijker om goede voorbeelden te verzinnen</w:t>
      </w:r>
      <w:commentRangeEnd w:id="16"/>
      <w:r w:rsidR="00EE135A">
        <w:rPr>
          <w:rStyle w:val="Verwijzingopmerking"/>
        </w:rPr>
        <w:commentReference w:id="16"/>
      </w:r>
      <w:r w:rsidR="001D48BD">
        <w:t>. Daarom beperken we ons enkel tot het gebruik van de while-loop.</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2">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fldSimple w:instr=" SEQ Figuur \* ARABIC ">
        <w:r w:rsidR="00642A45">
          <w:rPr>
            <w:noProof/>
          </w:rPr>
          <w:t>11</w:t>
        </w:r>
      </w:fldSimple>
      <w:r>
        <w:t>: het ontwerp van een while-loop</w:t>
      </w:r>
    </w:p>
    <w:p w14:paraId="293FE76B" w14:textId="77777777" w:rsidR="001D48BD" w:rsidRPr="001D48BD" w:rsidRDefault="001D48BD" w:rsidP="001D48BD">
      <w:r>
        <w:t xml:space="preserve">Zoals eerder verteld worden in Matlab en andere programmeertalen herhalingen uitgevoerd zolang de logische-expressie </w:t>
      </w:r>
      <w:r>
        <w:rPr>
          <w:i/>
        </w:rPr>
        <w:t>true</w:t>
      </w:r>
      <w:r>
        <w:t xml:space="preserve"> is. Dat werkt ook zo voor de while-loop.</w:t>
      </w:r>
    </w:p>
    <w:p w14:paraId="139DB583" w14:textId="77777777" w:rsidR="001D48BD" w:rsidRDefault="001D48BD" w:rsidP="001D48BD">
      <w:pPr>
        <w:keepNext/>
        <w:jc w:val="center"/>
      </w:pPr>
      <w:r>
        <w:rPr>
          <w:noProof/>
          <w:lang w:eastAsia="nl-NL"/>
        </w:rPr>
        <w:lastRenderedPageBreak/>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3">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77777777" w:rsidR="00953D7C" w:rsidRDefault="001D48BD" w:rsidP="001D48BD">
      <w:pPr>
        <w:pStyle w:val="Bijschrift"/>
        <w:jc w:val="center"/>
      </w:pPr>
      <w:bookmarkStart w:id="17" w:name="_Ref477776165"/>
      <w:r>
        <w:t xml:space="preserve">Figuur </w:t>
      </w:r>
      <w:fldSimple w:instr=" SEQ Figuur \* ARABIC ">
        <w:r w:rsidR="00642A45">
          <w:rPr>
            <w:noProof/>
          </w:rPr>
          <w:t>12</w:t>
        </w:r>
      </w:fldSimple>
      <w:bookmarkEnd w:id="17"/>
      <w:r>
        <w:t>: een nieuw voorbeeld waarin de while-loop wordt gebruikt.</w:t>
      </w:r>
    </w:p>
    <w:p w14:paraId="238CD417" w14:textId="77777777" w:rsidR="001D48BD" w:rsidRDefault="001D48BD" w:rsidP="001D48BD">
      <w:pPr>
        <w:rPr>
          <w:b/>
          <w:smallCaps/>
        </w:rPr>
      </w:pPr>
      <w:r w:rsidRPr="001D48BD">
        <w:rPr>
          <w:b/>
        </w:rPr>
        <w:t xml:space="preserve">Bekijk de code in </w:t>
      </w:r>
      <w:r w:rsidRPr="001D48BD">
        <w:rPr>
          <w:b/>
          <w:smallCaps/>
        </w:rPr>
        <w:fldChar w:fldCharType="begin"/>
      </w:r>
      <w:r w:rsidRPr="001D48BD">
        <w:rPr>
          <w:b/>
        </w:rPr>
        <w:instrText xml:space="preserve"> REF _Ref477776165 \h </w:instrText>
      </w:r>
      <w:r>
        <w:rPr>
          <w:b/>
          <w:smallCaps/>
        </w:rPr>
        <w:instrText xml:space="preserve"> \* MERGEFORMAT </w:instrText>
      </w:r>
      <w:r w:rsidRPr="001D48BD">
        <w:rPr>
          <w:b/>
          <w:smallCaps/>
        </w:rPr>
      </w:r>
      <w:r w:rsidRPr="001D48BD">
        <w:rPr>
          <w:b/>
          <w:smallCaps/>
        </w:rPr>
        <w:fldChar w:fldCharType="separate"/>
      </w:r>
      <w:r w:rsidR="00642A45" w:rsidRPr="00642A45">
        <w:rPr>
          <w:b/>
        </w:rPr>
        <w:t xml:space="preserve">Figuur </w:t>
      </w:r>
      <w:r w:rsidR="00642A45" w:rsidRPr="00642A45">
        <w:rPr>
          <w:b/>
          <w:noProof/>
        </w:rPr>
        <w:t>12</w:t>
      </w:r>
      <w:r w:rsidRPr="001D48BD">
        <w:rPr>
          <w:b/>
          <w:smallCaps/>
        </w:rPr>
        <w:fldChar w:fldCharType="end"/>
      </w:r>
      <w:r>
        <w:rPr>
          <w:b/>
          <w:smallCaps/>
        </w:rPr>
        <w:t>.</w:t>
      </w:r>
    </w:p>
    <w:p w14:paraId="6CB13EA9" w14:textId="77777777" w:rsidR="001D48BD" w:rsidRDefault="001D48BD" w:rsidP="001D48BD">
      <w:pPr>
        <w:rPr>
          <w:i/>
        </w:rPr>
      </w:pPr>
      <w:r w:rsidRPr="001D48BD">
        <w:rPr>
          <w:i/>
        </w:rPr>
        <w:t xml:space="preserve">Wat is de waarde in de variabele </w:t>
      </w:r>
      <w:r w:rsidRPr="001D48BD">
        <w:rPr>
          <w:i/>
          <w:u w:val="single"/>
        </w:rPr>
        <w:t>teller</w:t>
      </w:r>
      <w:r w:rsidRPr="001D48BD">
        <w:rPr>
          <w:i/>
        </w:rPr>
        <w:t xml:space="preserve"> als de while-loop helemaal klaar is met uitvoeren?</w:t>
      </w:r>
    </w:p>
    <w:p w14:paraId="66BDBE19" w14:textId="77777777" w:rsidR="001D48BD" w:rsidRDefault="001D48BD">
      <w:pPr>
        <w:rPr>
          <w:i/>
        </w:rPr>
      </w:pPr>
      <w:r>
        <w:rPr>
          <w:i/>
        </w:rPr>
        <w:br w:type="page"/>
      </w:r>
    </w:p>
    <w:p w14:paraId="1832A3B8" w14:textId="77777777" w:rsidR="001D48BD" w:rsidRDefault="001D48BD" w:rsidP="001D48BD">
      <w:r>
        <w:lastRenderedPageBreak/>
        <w:t>De oplettende lezer ziet dat het antwoord</w:t>
      </w:r>
      <w:r w:rsidR="00B1317E">
        <w:t xml:space="preserve"> op de vorige vraag</w:t>
      </w:r>
      <w:r>
        <w:t xml:space="preserve"> in </w:t>
      </w:r>
      <w:r>
        <w:fldChar w:fldCharType="begin"/>
      </w:r>
      <w:r>
        <w:instrText xml:space="preserve"> REF _Ref477776165 \h </w:instrText>
      </w:r>
      <w:r>
        <w:fldChar w:fldCharType="separate"/>
      </w:r>
      <w:r w:rsidR="00642A45">
        <w:t xml:space="preserve">Figuur </w:t>
      </w:r>
      <w:r w:rsidR="00642A45">
        <w:rPr>
          <w:noProof/>
        </w:rPr>
        <w:t>12</w:t>
      </w:r>
      <w:r>
        <w:fldChar w:fldCharType="end"/>
      </w:r>
      <w:r>
        <w:t xml:space="preserve"> is te zien, namelijk 10.</w:t>
      </w:r>
    </w:p>
    <w:p w14:paraId="69BF8D21" w14:textId="77777777" w:rsidR="001D48BD" w:rsidRDefault="001D48BD" w:rsidP="001D48BD">
      <w:pPr>
        <w:autoSpaceDE w:val="0"/>
        <w:autoSpaceDN w:val="0"/>
        <w:adjustRightInd w:val="0"/>
        <w:spacing w:after="0" w:line="240" w:lineRule="auto"/>
      </w:pPr>
      <w:r>
        <w:t xml:space="preserve">De while-loop wordt net zo lang uitgevoerd als dat de logische-expressie in dit geval: </w:t>
      </w:r>
      <w:r>
        <w:rPr>
          <w:rFonts w:ascii="Courier New" w:hAnsi="Courier New" w:cs="Courier New"/>
          <w:color w:val="000000"/>
          <w:sz w:val="18"/>
          <w:szCs w:val="18"/>
        </w:rPr>
        <w:t>teller &lt; 10</w:t>
      </w:r>
      <w:r>
        <w:t xml:space="preserve"> waar is.</w:t>
      </w:r>
      <w:r w:rsidR="00B1317E">
        <w:t xml:space="preserve"> Indien de gebruiker vergeet de waarde teller op te hogen binnenin de while-loop dat blijft het programma oneindig lang doorgaan.</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18" w:name="_Toc492380250"/>
      <w:r>
        <w:t>Afsluitende opmerkingen</w:t>
      </w:r>
      <w:bookmarkEnd w:id="18"/>
    </w:p>
    <w:p w14:paraId="5B4ED8FC" w14:textId="554CD537" w:rsidR="00B1317E" w:rsidRDefault="00B1317E" w:rsidP="00B1317E">
      <w:r>
        <w:t xml:space="preserve">De </w:t>
      </w:r>
      <w:r w:rsidR="009E5FB7">
        <w:t>for-lus</w:t>
      </w:r>
      <w:r>
        <w:t xml:space="preserve"> heeft niet zoveel aandacht gekregen als de while-loop. Dat hoeft ook niet. De werking van beide herhalingsmogelijkheden lijken ook veel op elkaar. Je weet immers dat er wordt </w:t>
      </w:r>
      <w:r w:rsidR="003C4C56">
        <w:t>herhaald</w:t>
      </w:r>
      <w:r>
        <w:t xml:space="preserve"> zolang de expressie </w:t>
      </w:r>
      <w:r>
        <w:rPr>
          <w:i/>
        </w:rPr>
        <w:t>true</w:t>
      </w:r>
      <w:r>
        <w:t xml:space="preserve"> is. Dat lijkt heel erg op de wijze waarop een if-construct werkt. Je weet dat de if-code van een if-else-statement wordt uitgevoerd als de expressie </w:t>
      </w:r>
      <w:r>
        <w:rPr>
          <w:i/>
        </w:rPr>
        <w:t>true</w:t>
      </w:r>
      <w:r>
        <w:t xml:space="preserve"> is. </w:t>
      </w:r>
    </w:p>
    <w:p w14:paraId="7AE71F7F" w14:textId="7F9C7286" w:rsidR="00B1317E" w:rsidRDefault="00B1317E" w:rsidP="00B1317E">
      <w:r>
        <w:t xml:space="preserve">Dat betekent dat het in een while-loop veel gemakkelijker is om relationele en logische operatoren te gebruiken. Dat is een ander argument waarom while-loops van toepassing kunnen komen. </w:t>
      </w:r>
    </w:p>
    <w:p w14:paraId="0FB0572E" w14:textId="2FE26CD3" w:rsidR="00B1317E" w:rsidRPr="00B1317E" w:rsidRDefault="00B1317E" w:rsidP="00B1317E">
      <w:r>
        <w:t>In de vragen/opdrachten gedeelte van dit hoofdstuk z</w:t>
      </w:r>
      <w:r w:rsidR="003C4C56">
        <w:t>a</w:t>
      </w:r>
      <w:r>
        <w:t>l je ook enkele while-loop gerelateerde vragen tegenkomen en ook kun je dit type vragen verwachten op het tentamen.</w:t>
      </w:r>
    </w:p>
    <w:p w14:paraId="7B0D45EA" w14:textId="77777777" w:rsidR="001D48BD" w:rsidRDefault="001D48BD" w:rsidP="00DB2FDF">
      <w:pPr>
        <w:pStyle w:val="Kop2"/>
      </w:pPr>
      <w:r>
        <w:br w:type="page"/>
      </w:r>
      <w:bookmarkStart w:id="19" w:name="_Toc492380251"/>
      <w:r w:rsidR="00DB2FDF">
        <w:lastRenderedPageBreak/>
        <w:t>Vragen en opdrachten</w:t>
      </w:r>
      <w:bookmarkEnd w:id="19"/>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642A45">
        <w:t xml:space="preserve">Figuur </w:t>
      </w:r>
      <w:r w:rsidR="00642A45">
        <w:rPr>
          <w:noProof/>
        </w:rPr>
        <w:t>3</w:t>
      </w:r>
      <w:r>
        <w:fldChar w:fldCharType="end"/>
      </w:r>
      <w:r>
        <w:t xml:space="preserve">. Waarom wordt in deze code in de </w:t>
      </w:r>
      <w:r w:rsidR="00690563">
        <w:t>CW</w:t>
      </w:r>
      <w:r>
        <w:t xml:space="preserve"> de waardes 1,2 afgedrukt?</w:t>
      </w:r>
    </w:p>
    <w:p w14:paraId="038F963B" w14:textId="14C7C0BD" w:rsidR="00263DAC" w:rsidRDefault="00263DAC" w:rsidP="00DB2FDF">
      <w:pPr>
        <w:pStyle w:val="Lijstalinea"/>
        <w:numPr>
          <w:ilvl w:val="0"/>
          <w:numId w:val="21"/>
        </w:numPr>
      </w:pPr>
      <w:r>
        <w:t xml:space="preserve">Is het mogelijk om de code van </w:t>
      </w:r>
      <w:r>
        <w:fldChar w:fldCharType="begin"/>
      </w:r>
      <w:r>
        <w:instrText xml:space="preserve"> REF _Ref477269021 \h </w:instrText>
      </w:r>
      <w:r>
        <w:fldChar w:fldCharType="separate"/>
      </w:r>
      <w:r w:rsidR="00642A45">
        <w:t xml:space="preserve">Figuur </w:t>
      </w:r>
      <w:r w:rsidR="00642A45">
        <w:rPr>
          <w:noProof/>
        </w:rPr>
        <w:t>3</w:t>
      </w:r>
      <w:r>
        <w:fldChar w:fldCharType="end"/>
      </w:r>
      <w:r>
        <w:t xml:space="preserve"> uit te breiden</w:t>
      </w:r>
      <w:r w:rsidR="004D7EF6">
        <w:t>,</w:t>
      </w:r>
      <w:r>
        <w:t xml:space="preserve"> zodat de i met stappen van 0.1 wordt afgedrukt?</w:t>
      </w:r>
    </w:p>
    <w:p w14:paraId="36830E3B" w14:textId="1C75B518" w:rsidR="000C0B99" w:rsidRDefault="000C0B99" w:rsidP="00DB2FDF">
      <w:pPr>
        <w:pStyle w:val="Lijstalinea"/>
        <w:numPr>
          <w:ilvl w:val="0"/>
          <w:numId w:val="21"/>
        </w:numPr>
      </w:pPr>
      <w:r>
        <w:t xml:space="preserve">Zie onderstaande afbeelding. Dit voorbeeld lijkt heel erg op de code in </w:t>
      </w:r>
      <w:r w:rsidR="00D07391">
        <w:fldChar w:fldCharType="begin"/>
      </w:r>
      <w:r w:rsidR="00D07391">
        <w:instrText xml:space="preserve"> REF _Ref477269021 \h </w:instrText>
      </w:r>
      <w:r w:rsidR="00D07391">
        <w:fldChar w:fldCharType="separate"/>
      </w:r>
      <w:r w:rsidR="00642A45">
        <w:t xml:space="preserve">Figuur </w:t>
      </w:r>
      <w:r w:rsidR="00642A45">
        <w:rPr>
          <w:noProof/>
        </w:rPr>
        <w:t>3</w:t>
      </w:r>
      <w:r w:rsidR="00D07391">
        <w:fldChar w:fldCharType="end"/>
      </w:r>
      <w:r w:rsidR="00D07391">
        <w:t>. Maar sommige elementen zijn toch echt anders. Pas de code aan zodat</w:t>
      </w:r>
      <w:r w:rsidR="009D0633">
        <w:t xml:space="preserve"> de berekeningen in onderstaand figuur worden uitgevoerd m.b.v. een </w:t>
      </w:r>
      <w:r w:rsidR="009E5FB7">
        <w:t>for-lus</w:t>
      </w:r>
      <w:r w:rsidR="009D0633">
        <w:t xml:space="preserve">. Zorgt dat het niet uitmaakt met welke waardes </w:t>
      </w:r>
      <w:r w:rsidR="009D0633">
        <w:rPr>
          <w:i/>
        </w:rPr>
        <w:t>vectorA</w:t>
      </w:r>
      <w:r w:rsidR="009D0633">
        <w:t xml:space="preserve"> is geinitialiseerd.</w:t>
      </w:r>
      <w:r>
        <w:rPr>
          <w:noProof/>
          <w:lang w:eastAsia="nl-NL"/>
        </w:rPr>
        <w:drawing>
          <wp:inline distT="0" distB="0" distL="0" distR="0" wp14:anchorId="47DAF606" wp14:editId="361D14CE">
            <wp:extent cx="5401429" cy="5106113"/>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ragenWk3Nr2.png"/>
                    <pic:cNvPicPr/>
                  </pic:nvPicPr>
                  <pic:blipFill>
                    <a:blip r:embed="rId24">
                      <a:extLst>
                        <a:ext uri="{28A0092B-C50C-407E-A947-70E740481C1C}">
                          <a14:useLocalDpi xmlns:a14="http://schemas.microsoft.com/office/drawing/2010/main" val="0"/>
                        </a:ext>
                      </a:extLst>
                    </a:blip>
                    <a:stretch>
                      <a:fillRect/>
                    </a:stretch>
                  </pic:blipFill>
                  <pic:spPr>
                    <a:xfrm>
                      <a:off x="0" y="0"/>
                      <a:ext cx="5401429" cy="5106113"/>
                    </a:xfrm>
                    <a:prstGeom prst="rect">
                      <a:avLst/>
                    </a:prstGeom>
                  </pic:spPr>
                </pic:pic>
              </a:graphicData>
            </a:graphic>
          </wp:inline>
        </w:drawing>
      </w:r>
    </w:p>
    <w:p w14:paraId="5CC5BB22" w14:textId="26B598EE" w:rsidR="0013532F" w:rsidRDefault="000E25A7" w:rsidP="00DB2FDF">
      <w:pPr>
        <w:pStyle w:val="Lijstalinea"/>
        <w:numPr>
          <w:ilvl w:val="0"/>
          <w:numId w:val="21"/>
        </w:numPr>
      </w:pPr>
      <w:r>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25">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r w:rsidR="009E5FB7">
        <w:t>for-lus</w:t>
      </w:r>
      <w:r>
        <w:t xml:space="preserve"> y=a*x</w:t>
      </w:r>
      <w:r>
        <w:rPr>
          <w:vertAlign w:val="superscript"/>
        </w:rPr>
        <w:t>2</w:t>
      </w:r>
      <w:r>
        <w:t>+b*x+c;</w:t>
      </w:r>
    </w:p>
    <w:p w14:paraId="28A8EF0E" w14:textId="7F1E85DE" w:rsidR="00690563" w:rsidRDefault="00B01664" w:rsidP="00B65857">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~mod(i,2)</w:t>
      </w:r>
      <w:r w:rsidR="00B65857">
        <w:t xml:space="preserve"> . De vector loopt van 1 tot en met 100.</w:t>
      </w:r>
    </w:p>
    <w:p w14:paraId="51027FF9" w14:textId="77777777" w:rsidR="00690563" w:rsidRDefault="00690563">
      <w:r>
        <w:br w:type="page"/>
      </w:r>
    </w:p>
    <w:p w14:paraId="1A200F1F" w14:textId="6910C60C" w:rsidR="003655C2" w:rsidRDefault="00DB2FDF" w:rsidP="003655C2">
      <w:pPr>
        <w:pStyle w:val="Kop2"/>
      </w:pPr>
      <w:bookmarkStart w:id="20" w:name="_Toc492380252"/>
      <w:r>
        <w:lastRenderedPageBreak/>
        <w:t>Antwoorden</w:t>
      </w:r>
      <w:bookmarkEnd w:id="20"/>
    </w:p>
    <w:p w14:paraId="5AF0DF38" w14:textId="7F9840E5" w:rsidR="00365B00" w:rsidRPr="00365B00" w:rsidRDefault="00365B00" w:rsidP="00365B00">
      <w:pPr>
        <w:pStyle w:val="Lijstalinea"/>
        <w:numPr>
          <w:ilvl w:val="0"/>
          <w:numId w:val="22"/>
        </w:numPr>
      </w:pPr>
      <w:r>
        <w:t>De eerste regel van de for-</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r w:rsidR="009E5FB7">
        <w:t>for-lus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r w:rsidR="009E5FB7">
        <w:t>for-lus</w:t>
      </w:r>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ones() in plaats van </w:t>
      </w:r>
      <w:commentRangeStart w:id="21"/>
      <w:r>
        <w:t>zeros</w:t>
      </w:r>
      <w:commentRangeEnd w:id="21"/>
      <w:r w:rsidR="004D7EF6">
        <w:rPr>
          <w:rStyle w:val="Verwijzingopmerking"/>
        </w:rPr>
        <w:commentReference w:id="21"/>
      </w:r>
      <w:r>
        <w:t>().</w:t>
      </w:r>
      <w:commentRangeStart w:id="22"/>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22"/>
      <w:r w:rsidR="004D7EF6">
        <w:rPr>
          <w:rStyle w:val="Verwijzingopmerking"/>
        </w:rPr>
        <w:commentReference w:id="22"/>
      </w:r>
    </w:p>
    <w:p w14:paraId="5E555302" w14:textId="77777777" w:rsidR="00C97634" w:rsidRDefault="00B04332" w:rsidP="003655C2">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0A5E6AF1" w14:textId="77777777" w:rsidR="00C97634" w:rsidRPr="00B72CFA" w:rsidRDefault="00A25365"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rsidRPr="00A25365">
        <w:lastRenderedPageBreak/>
        <w:t>Hieronder staat de uitwer</w:t>
      </w:r>
      <w:r>
        <w:t xml:space="preserve">king. </w:t>
      </w:r>
      <w:r w:rsidR="007F4B17">
        <w:t>Je hebt een if-statement nodig om bij elke herhaling een beslissing te kunnen maken.</w:t>
      </w:r>
      <w:r>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633952A6" w14:textId="6BFE3510" w:rsidR="00B72CFA" w:rsidRPr="00C97634" w:rsidRDefault="00B72CFA"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Dat je binnenin een </w:t>
      </w:r>
      <w:r w:rsidR="009E5FB7">
        <w:t>for-lus</w:t>
      </w:r>
      <w:r>
        <w:t xml:space="preserve"> één of meerdere </w:t>
      </w:r>
      <w:r w:rsidR="009E5FB7">
        <w:t>for-</w:t>
      </w:r>
      <w:r w:rsidR="00690563">
        <w:t>lus</w:t>
      </w:r>
      <w:r>
        <w:t xml:space="preserve"> gebruikt.</w:t>
      </w:r>
    </w:p>
    <w:p w14:paraId="2924A5DD" w14:textId="77777777" w:rsidR="007F4B17" w:rsidRDefault="007F4B17">
      <w:r>
        <w:br w:type="page"/>
      </w:r>
    </w:p>
    <w:p w14:paraId="7DFBD6EA" w14:textId="77777777" w:rsidR="0067370C" w:rsidRDefault="007F4B17" w:rsidP="0067370C">
      <w:pPr>
        <w:pStyle w:val="Kop1"/>
      </w:pPr>
      <w:bookmarkStart w:id="23" w:name="_Toc492380253"/>
      <w:r>
        <w:lastRenderedPageBreak/>
        <w:t>T</w:t>
      </w:r>
      <w:r w:rsidR="0067370C">
        <w:t>ekenen in Matlab</w:t>
      </w:r>
      <w:bookmarkEnd w:id="23"/>
    </w:p>
    <w:p w14:paraId="4170C1B9" w14:textId="186197B3" w:rsidR="00B75AB5" w:rsidRDefault="00B75AB5" w:rsidP="00B75AB5">
      <w:r>
        <w:t xml:space="preserve">Matlab is meer dan alleen een programmeeromgeving. </w:t>
      </w:r>
      <w:r w:rsidR="007F4B17">
        <w:t>Matlab kan bijvoorbeeld verbinding maken met bepaalde aansturingen van robots. Matlab kan verbinding maken met de Arduino (een ontwikkelomgeving waar je in blok</w:t>
      </w:r>
      <w:ins w:id="24" w:author="Trigt, B. van" w:date="2017-10-02T13:30:00Z">
        <w:r w:rsidR="00182DD8">
          <w:t xml:space="preserve"> </w:t>
        </w:r>
      </w:ins>
      <w:r w:rsidR="007F4B17">
        <w:t xml:space="preserve">3 kennis mee gaat maken). Maar Matlab kan ook goed data visualiseren. In dit hoofdstuk gaan we kijken naar hoe je met Matlab plots kunt maken. </w:t>
      </w:r>
    </w:p>
    <w:p w14:paraId="1DC4B3A5" w14:textId="77777777" w:rsidR="00D42DAD" w:rsidRDefault="00D42DAD" w:rsidP="00D42DAD">
      <w:pPr>
        <w:pStyle w:val="Kop2"/>
      </w:pPr>
      <w:bookmarkStart w:id="25" w:name="_Toc492380254"/>
      <w:r>
        <w:t>Een eerste aanzet</w:t>
      </w:r>
      <w:bookmarkEnd w:id="25"/>
    </w:p>
    <w:p w14:paraId="1E2C87D3" w14:textId="77777777" w:rsidR="00D42DAD" w:rsidRDefault="00D42DAD" w:rsidP="00D42DAD">
      <w:pPr>
        <w:rPr>
          <w:i/>
        </w:rPr>
      </w:pPr>
      <w:r>
        <w:rPr>
          <w:i/>
        </w:rPr>
        <w:t>Wanneer zou je in Matlab data moeten plotten?</w:t>
      </w:r>
    </w:p>
    <w:p w14:paraId="2D637D0D" w14:textId="29B99215" w:rsidR="00D42DAD" w:rsidRDefault="00D42DAD" w:rsidP="00D42DAD">
      <w:r>
        <w:t xml:space="preserve">Het visualiseren van </w:t>
      </w:r>
      <w:r w:rsidR="001C100B">
        <w:t>data is belangrijk als mensen</w:t>
      </w:r>
      <w:r>
        <w:t xml:space="preserve"> data moeten inspecteren. </w:t>
      </w:r>
      <w:r w:rsidR="001C100B">
        <w:t xml:space="preserve">Zo weet de student of </w:t>
      </w:r>
      <w:r>
        <w:t>er bijvoorbeeld tijdens een meting de waarde van een bepaalde sensor boven 100 geweest</w:t>
      </w:r>
      <w:r w:rsidR="00182DD8">
        <w:t>.</w:t>
      </w:r>
      <w:r>
        <w:t xml:space="preserve"> </w:t>
      </w:r>
      <w:r w:rsidR="00F07239">
        <w:t>H</w:t>
      </w:r>
      <w:r w:rsidR="00932826">
        <w:t xml:space="preserve">et visualiseren kan ook handig zijn om het gedrag van bepaalde functies te onderzoeken of wiskundige vergelijkingen. In de praktijk </w:t>
      </w:r>
      <w:r w:rsidR="001C100B">
        <w:t>zal</w:t>
      </w:r>
      <w:r w:rsidR="00932826">
        <w:t xml:space="preserve"> je heel vaak plots maken om snel inzicht te krijgen in hoe een bepaalde dataset zich gedraagt.</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26" w:name="_Ref478481364"/>
      <w:r>
        <w:t xml:space="preserve">Figuur </w:t>
      </w:r>
      <w:fldSimple w:instr=" SEQ Figuur \* ARABIC ">
        <w:r w:rsidR="00642A45">
          <w:rPr>
            <w:noProof/>
          </w:rPr>
          <w:t>13</w:t>
        </w:r>
      </w:fldSimple>
      <w:bookmarkEnd w:id="26"/>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4FB346D4" w14:textId="77777777" w:rsidR="006007FC" w:rsidRDefault="006007FC" w:rsidP="00B1317E">
      <w:r>
        <w:t xml:space="preserve">Een naïeve maar voor de hand liggende manier om dat te doen wordt weergegeven in </w:t>
      </w:r>
      <w:r w:rsidR="00032BFA">
        <w:fldChar w:fldCharType="begin"/>
      </w:r>
      <w:r w:rsidR="00032BFA">
        <w:instrText xml:space="preserve"> REF _Ref478469546 \h </w:instrText>
      </w:r>
      <w:r w:rsidR="00032BFA">
        <w:fldChar w:fldCharType="separate"/>
      </w:r>
      <w:r w:rsidR="00642A45">
        <w:t xml:space="preserve">Figuur </w:t>
      </w:r>
      <w:r w:rsidR="00642A45">
        <w:rPr>
          <w:noProof/>
        </w:rPr>
        <w:t>14</w:t>
      </w:r>
      <w:r w:rsidR="00032BFA">
        <w:fldChar w:fldCharType="end"/>
      </w:r>
      <w:r w:rsidR="00032BFA">
        <w:t>.</w:t>
      </w:r>
    </w:p>
    <w:p w14:paraId="2BB11878" w14:textId="77777777" w:rsidR="006007FC" w:rsidRDefault="006007FC" w:rsidP="006007FC">
      <w:pPr>
        <w:keepNext/>
      </w:pPr>
      <w:r>
        <w:rPr>
          <w:noProof/>
          <w:lang w:eastAsia="nl-NL"/>
        </w:rPr>
        <w:lastRenderedPageBreak/>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27" w:name="_Ref478469546"/>
      <w:r>
        <w:t xml:space="preserve">Figuur </w:t>
      </w:r>
      <w:fldSimple w:instr=" SEQ Figuur \* ARABIC ">
        <w:r w:rsidR="00642A45">
          <w:rPr>
            <w:noProof/>
          </w:rPr>
          <w:t>14</w:t>
        </w:r>
      </w:fldSimple>
      <w:bookmarkEnd w:id="27"/>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642A45">
        <w:t xml:space="preserve">Figuur </w:t>
      </w:r>
      <w:r w:rsidR="00642A45">
        <w:rPr>
          <w:noProof/>
        </w:rPr>
        <w:t>13</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0F3F9C31" w14:textId="77777777" w:rsidR="006D3F95" w:rsidRPr="006D3F95" w:rsidRDefault="006D3F95" w:rsidP="00032BFA">
      <w:r>
        <w:t xml:space="preserve">Het probleem is dat </w:t>
      </w:r>
      <w:r w:rsidR="00E31249">
        <w:t xml:space="preserve">het plotten van </w:t>
      </w:r>
      <w:r>
        <w:t xml:space="preserve">de variabele </w:t>
      </w:r>
      <w:r>
        <w:rPr>
          <w:i/>
        </w:rPr>
        <w:t>vectorTwee</w:t>
      </w:r>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 wordt standaard de vorige oude plot overschreven. </w:t>
      </w:r>
      <w:r>
        <w:rPr>
          <w:i/>
        </w:rPr>
        <w:t xml:space="preserve">Hoe kan dit worden voorkomen? </w:t>
      </w:r>
      <w:r>
        <w:t xml:space="preserve">Het antwoord op die vraag is te zien in </w:t>
      </w:r>
      <w:r>
        <w:fldChar w:fldCharType="begin"/>
      </w:r>
      <w:r>
        <w:instrText xml:space="preserve"> REF _Ref478473247 \h </w:instrText>
      </w:r>
      <w:r>
        <w:fldChar w:fldCharType="separate"/>
      </w:r>
      <w:r w:rsidR="00642A45">
        <w:t xml:space="preserve">Figuur </w:t>
      </w:r>
      <w:r w:rsidR="00642A45">
        <w:rPr>
          <w:noProof/>
        </w:rPr>
        <w:t>15</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28" w:name="_Ref478473247"/>
      <w:r>
        <w:t xml:space="preserve">Figuur </w:t>
      </w:r>
      <w:fldSimple w:instr=" SEQ Figuur \* ARABIC ">
        <w:r w:rsidR="00642A45">
          <w:rPr>
            <w:noProof/>
          </w:rPr>
          <w:t>15</w:t>
        </w:r>
      </w:fldSimple>
      <w:bookmarkEnd w:id="28"/>
      <w:r>
        <w:t xml:space="preserve">: Een voorbeeld van twee vectoren afbeeld in een plot dankzij de </w:t>
      </w:r>
      <w:r>
        <w:rPr>
          <w:u w:val="single"/>
        </w:rPr>
        <w:t>hold on;</w:t>
      </w:r>
      <w:r>
        <w:t xml:space="preserve"> code.</w:t>
      </w:r>
    </w:p>
    <w:p w14:paraId="1AB4E91B" w14:textId="77777777" w:rsidR="0067370C" w:rsidRDefault="006D3F95" w:rsidP="006D3F95">
      <w:pPr>
        <w:autoSpaceDE w:val="0"/>
        <w:autoSpaceDN w:val="0"/>
        <w:adjustRightInd w:val="0"/>
        <w:spacing w:after="0" w:line="240" w:lineRule="auto"/>
      </w:pPr>
      <w:r>
        <w:t xml:space="preserve">De truc is om Matlab te vertellen dat de eerste variabele </w:t>
      </w:r>
      <w:r>
        <w:rPr>
          <w:i/>
        </w:rPr>
        <w:t>vector</w:t>
      </w:r>
      <w:r>
        <w:t xml:space="preserve"> moet worden onthouden en niet mag worden overschreven. Dat doen we aan de hand van de </w:t>
      </w:r>
      <w:r w:rsidRPr="00B13F1D">
        <w:rPr>
          <w:rFonts w:ascii="Courier New" w:hAnsi="Courier New" w:cs="Courier New"/>
          <w:b/>
          <w:color w:val="000000"/>
        </w:rPr>
        <w:t xml:space="preserve">hold </w:t>
      </w:r>
      <w:r w:rsidRPr="00B13F1D">
        <w:rPr>
          <w:rFonts w:ascii="Courier New" w:hAnsi="Courier New" w:cs="Courier New"/>
          <w:b/>
          <w:color w:val="A020F0"/>
        </w:rPr>
        <w:t>on</w:t>
      </w:r>
      <w:r w:rsidRPr="00B13F1D">
        <w:rPr>
          <w:rFonts w:ascii="Courier New" w:hAnsi="Courier New" w:cs="Courier New"/>
          <w:b/>
          <w:color w:val="000000"/>
        </w:rPr>
        <w:t>;</w:t>
      </w:r>
      <w:r>
        <w:rPr>
          <w:rFonts w:ascii="Courier New" w:hAnsi="Courier New" w:cs="Courier New"/>
          <w:sz w:val="24"/>
          <w:szCs w:val="24"/>
        </w:rPr>
        <w:t xml:space="preserve"> </w:t>
      </w:r>
      <w:r>
        <w:t xml:space="preserve">code. Je kunt deze Matlab functionaliteit onderzoeken m.b.v. </w:t>
      </w:r>
      <w:r>
        <w:rPr>
          <w:b/>
        </w:rPr>
        <w:t>help hold</w:t>
      </w:r>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29" w:name="_Toc492380255"/>
      <w:r>
        <w:t>Het verfraaien van een plot</w:t>
      </w:r>
      <w:bookmarkEnd w:id="29"/>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642A45">
        <w:t xml:space="preserve">Figuur </w:t>
      </w:r>
      <w:r w:rsidR="00642A45">
        <w:rPr>
          <w:noProof/>
        </w:rPr>
        <w:t>16</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2">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0" w:name="_Ref478473949"/>
      <w:r>
        <w:t xml:space="preserve">Figuur </w:t>
      </w:r>
      <w:fldSimple w:instr=" SEQ Figuur \* ARABIC ">
        <w:r w:rsidR="00642A45">
          <w:rPr>
            <w:noProof/>
          </w:rPr>
          <w:t>16</w:t>
        </w:r>
      </w:fldSimple>
      <w:bookmarkEnd w:id="30"/>
      <w:r>
        <w:t xml:space="preserve">: De plot van </w:t>
      </w:r>
      <w:r>
        <w:fldChar w:fldCharType="begin"/>
      </w:r>
      <w:r>
        <w:instrText xml:space="preserve"> REF _Ref478473247 \h </w:instrText>
      </w:r>
      <w:r>
        <w:fldChar w:fldCharType="separate"/>
      </w:r>
      <w:r w:rsidR="00642A45">
        <w:t xml:space="preserve">Figuur </w:t>
      </w:r>
      <w:r w:rsidR="00642A45">
        <w:rPr>
          <w:noProof/>
        </w:rPr>
        <w:t>15</w:t>
      </w:r>
      <w:r>
        <w:fldChar w:fldCharType="end"/>
      </w:r>
      <w:r>
        <w:t xml:space="preserve"> verfraaid en beter leesbaar gemaakt.</w:t>
      </w:r>
    </w:p>
    <w:p w14:paraId="67A7225D" w14:textId="77777777" w:rsidR="00AE0CD3" w:rsidRDefault="00AE0CD3" w:rsidP="00AE0CD3">
      <w:r>
        <w:t xml:space="preserve">Met behulp van regel 6 en 7 in </w:t>
      </w:r>
      <w:r>
        <w:fldChar w:fldCharType="begin"/>
      </w:r>
      <w:r>
        <w:instrText xml:space="preserve"> REF _Ref478473949 \h </w:instrText>
      </w:r>
      <w:r>
        <w:fldChar w:fldCharType="separate"/>
      </w:r>
      <w:r w:rsidR="00642A45">
        <w:t xml:space="preserve">Figuur </w:t>
      </w:r>
      <w:r w:rsidR="00642A45">
        <w:rPr>
          <w:noProof/>
        </w:rPr>
        <w:t>16</w:t>
      </w:r>
      <w:r>
        <w:fldChar w:fldCharType="end"/>
      </w:r>
      <w:r>
        <w:t xml:space="preserve"> voegen we een grid toe aan de plot. Het grid maakt het aflezen van waardes van een vector gemakkelijk. Ook willen we graag de x-as en de y-as een voorzien van een naam. Dat doen we in regel 8 en 9 in </w:t>
      </w:r>
      <w:r>
        <w:fldChar w:fldCharType="begin"/>
      </w:r>
      <w:r>
        <w:instrText xml:space="preserve"> REF _Ref478473949 \h </w:instrText>
      </w:r>
      <w:r>
        <w:fldChar w:fldCharType="separate"/>
      </w:r>
      <w:r w:rsidR="00642A45">
        <w:t xml:space="preserve">Figuur </w:t>
      </w:r>
      <w:r w:rsidR="00642A45">
        <w:rPr>
          <w:noProof/>
        </w:rPr>
        <w:t>16</w:t>
      </w:r>
      <w:r>
        <w:fldChar w:fldCharType="end"/>
      </w:r>
      <w:r>
        <w:t>. Je ziet wederom dat Matlab al haar functionaliteit inpakt m.b.v. functies.</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642A45">
        <w:t xml:space="preserve">Figuur </w:t>
      </w:r>
      <w:r w:rsidR="00642A45">
        <w:rPr>
          <w:noProof/>
        </w:rPr>
        <w:t>16</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1" w:name="_Toc492380256"/>
      <w:r>
        <w:t>Kleuren van de lijnen</w:t>
      </w:r>
      <w:bookmarkEnd w:id="31"/>
    </w:p>
    <w:p w14:paraId="15849AB5" w14:textId="77777777" w:rsidR="0081273B" w:rsidRDefault="0081273B" w:rsidP="0081273B">
      <w:r>
        <w:t xml:space="preserve">Je hebt inmiddels gemerkt dat Matlab zelf kleuren toekend aan de lijnen die worden getekend in een plot. Je hebt hier echter zelf ook wat over te zeggen (zie </w:t>
      </w:r>
      <w:r>
        <w:fldChar w:fldCharType="begin"/>
      </w:r>
      <w:r>
        <w:instrText xml:space="preserve"> REF _Ref478481047 \h </w:instrText>
      </w:r>
      <w:r>
        <w:fldChar w:fldCharType="separate"/>
      </w:r>
      <w:r w:rsidR="00642A45">
        <w:t xml:space="preserve">Figuur </w:t>
      </w:r>
      <w:r w:rsidR="00642A45">
        <w:rPr>
          <w:noProof/>
        </w:rPr>
        <w:t>17</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77777777" w:rsidR="0081273B" w:rsidRPr="0081273B" w:rsidRDefault="0081273B" w:rsidP="0081273B">
      <w:pPr>
        <w:pStyle w:val="Bijschrift"/>
        <w:jc w:val="center"/>
      </w:pPr>
      <w:bookmarkStart w:id="32" w:name="_Ref478481047"/>
      <w:r>
        <w:t xml:space="preserve">Figuur </w:t>
      </w:r>
      <w:fldSimple w:instr=" SEQ Figuur \* ARABIC ">
        <w:r w:rsidR="00642A45">
          <w:rPr>
            <w:noProof/>
          </w:rPr>
          <w:t>17</w:t>
        </w:r>
      </w:fldSimple>
      <w:bookmarkEnd w:id="32"/>
      <w:r>
        <w:t>: je kunt ook zelf de kleuren in een plot definieren</w:t>
      </w:r>
    </w:p>
    <w:p w14:paraId="61C990B6" w14:textId="77777777" w:rsidR="00B13F1D" w:rsidRDefault="00B13F1D" w:rsidP="00AE0CD3">
      <w:pPr>
        <w:rPr>
          <w:b/>
        </w:rPr>
      </w:pPr>
      <w:r>
        <w:rPr>
          <w:b/>
        </w:rPr>
        <w:t>Maak zelf een plot met verschillende zelf aangemaakte signalen en een legenda</w:t>
      </w:r>
    </w:p>
    <w:p w14:paraId="0CC17521" w14:textId="77777777" w:rsidR="00A478A6" w:rsidRDefault="00A478A6" w:rsidP="00AE0CD3">
      <w:r>
        <w:t>Het is nu mogelijk om de kennis opgedaan in de vorige weken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33" w:name="_Ref478475168"/>
      <w:r>
        <w:t xml:space="preserve">Figuur </w:t>
      </w:r>
      <w:fldSimple w:instr=" SEQ Figuur \* ARABIC ">
        <w:r w:rsidR="00642A45">
          <w:rPr>
            <w:noProof/>
          </w:rPr>
          <w:t>18</w:t>
        </w:r>
      </w:fldSimple>
      <w:bookmarkEnd w:id="33"/>
      <w:r>
        <w:t>: M.b.v. een for-lus worden er gemakkelijk 10 verschillende kwadratische functies getekend.</w:t>
      </w:r>
    </w:p>
    <w:p w14:paraId="5BEC7186" w14:textId="77777777" w:rsidR="00A478A6" w:rsidRPr="00A478A6" w:rsidRDefault="00A478A6" w:rsidP="00A478A6">
      <w:pPr>
        <w:rPr>
          <w:b/>
        </w:rPr>
      </w:pPr>
      <w:r w:rsidRPr="00A478A6">
        <w:rPr>
          <w:b/>
        </w:rPr>
        <w:t>Zorg dat je</w:t>
      </w:r>
      <w:r>
        <w:rPr>
          <w:b/>
        </w:rPr>
        <w:t xml:space="preserve"> de code i</w:t>
      </w:r>
      <w:r w:rsidRPr="00A478A6">
        <w:rPr>
          <w:b/>
        </w:rPr>
        <w:t xml:space="preserve">n </w:t>
      </w:r>
      <w:r w:rsidRPr="00A478A6">
        <w:rPr>
          <w:b/>
        </w:rPr>
        <w:fldChar w:fldCharType="begin"/>
      </w:r>
      <w:r w:rsidRPr="00A478A6">
        <w:rPr>
          <w:b/>
        </w:rPr>
        <w:instrText xml:space="preserve"> REF _Ref478475168 \h  \* MERGEFORMAT </w:instrText>
      </w:r>
      <w:r w:rsidRPr="00A478A6">
        <w:rPr>
          <w:b/>
        </w:rPr>
      </w:r>
      <w:r w:rsidRPr="00A478A6">
        <w:rPr>
          <w:b/>
        </w:rPr>
        <w:fldChar w:fldCharType="separate"/>
      </w:r>
      <w:r w:rsidR="00642A45" w:rsidRPr="00642A45">
        <w:rPr>
          <w:b/>
        </w:rPr>
        <w:t xml:space="preserve">Figuur </w:t>
      </w:r>
      <w:r w:rsidR="00642A45" w:rsidRPr="00642A45">
        <w:rPr>
          <w:b/>
          <w:noProof/>
        </w:rPr>
        <w:t>18</w:t>
      </w:r>
      <w:r w:rsidRPr="00A478A6">
        <w:rPr>
          <w:b/>
        </w:rPr>
        <w:fldChar w:fldCharType="end"/>
      </w:r>
      <w:r>
        <w:rPr>
          <w:b/>
        </w:rPr>
        <w:t xml:space="preserve"> begrijpt!</w:t>
      </w:r>
    </w:p>
    <w:p w14:paraId="18CC14EC" w14:textId="4F25F41D" w:rsidR="00690563" w:rsidRDefault="00690563">
      <w:r>
        <w:br w:type="page"/>
      </w:r>
    </w:p>
    <w:p w14:paraId="684B6325" w14:textId="77777777" w:rsidR="006D3F95" w:rsidRDefault="006D3F95" w:rsidP="006D3F95">
      <w:pPr>
        <w:pStyle w:val="Kop2"/>
      </w:pPr>
      <w:bookmarkStart w:id="34" w:name="_Toc492380257"/>
      <w:r>
        <w:lastRenderedPageBreak/>
        <w:t>Het afsluiten van een plot</w:t>
      </w:r>
      <w:bookmarkEnd w:id="34"/>
    </w:p>
    <w:p w14:paraId="2F27723C" w14:textId="77777777" w:rsidR="00B13F1D" w:rsidRPr="00032BFA" w:rsidRDefault="006D3F95" w:rsidP="00B13F1D">
      <w:r>
        <w:t xml:space="preserve">Zoals je eerder hebt gezien kan het CW worden leeggemaakt m.b.v. de </w:t>
      </w:r>
      <w:r w:rsidRPr="006D3F95">
        <w:rPr>
          <w:rFonts w:ascii="Consolas" w:hAnsi="Consolas" w:cs="Consolas"/>
        </w:rPr>
        <w:t>clear all;</w:t>
      </w:r>
      <w:r>
        <w:t xml:space="preserve"> code.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77777777" w:rsidR="006D3F95" w:rsidRDefault="006D3F95" w:rsidP="006D3F95">
      <w:r>
        <w:t xml:space="preserve">Een plot kan worden afgesloten met de code </w:t>
      </w:r>
      <w:r w:rsidRPr="006D3F95">
        <w:rPr>
          <w:rFonts w:ascii="Consolas" w:hAnsi="Consolas" w:cs="Consolas"/>
        </w:rPr>
        <w:t>close all;</w:t>
      </w:r>
      <w:r>
        <w:t xml:space="preserve">. </w:t>
      </w:r>
    </w:p>
    <w:p w14:paraId="7298C1A6" w14:textId="77777777" w:rsidR="00AE0CD3" w:rsidRDefault="00AE0CD3" w:rsidP="006D3F95">
      <w:pPr>
        <w:rPr>
          <w:b/>
        </w:rPr>
      </w:pPr>
      <w:r>
        <w:rPr>
          <w:b/>
        </w:rPr>
        <w:t>Maak op basis van voorgaande informatie zelf in Matlab een plot aan</w:t>
      </w:r>
    </w:p>
    <w:p w14:paraId="6949FA82" w14:textId="77777777" w:rsidR="00AE0CD3" w:rsidRDefault="00AE0CD3" w:rsidP="006D3F95">
      <w:pPr>
        <w:rPr>
          <w:b/>
        </w:rPr>
      </w:pPr>
      <w:r>
        <w:rPr>
          <w:b/>
        </w:rPr>
        <w:t xml:space="preserve">Sluit deze plot af m.b.v. </w:t>
      </w:r>
      <w:r>
        <w:rPr>
          <w:b/>
          <w:i/>
        </w:rPr>
        <w:t>close all</w:t>
      </w:r>
    </w:p>
    <w:p w14:paraId="561C3B25" w14:textId="77777777" w:rsidR="00AE0CD3" w:rsidRPr="00AE0CD3" w:rsidRDefault="00AE0CD3" w:rsidP="006D3F95">
      <w:pPr>
        <w:rPr>
          <w:b/>
        </w:rPr>
      </w:pPr>
    </w:p>
    <w:p w14:paraId="1415E631" w14:textId="77777777" w:rsidR="00AE0CD3" w:rsidRDefault="00AE0CD3" w:rsidP="00AE0CD3">
      <w:pPr>
        <w:pStyle w:val="Kop2"/>
      </w:pPr>
      <w:bookmarkStart w:id="35" w:name="_Toc492380258"/>
      <w:commentRangeStart w:id="36"/>
      <w:r>
        <w:t>Meerder</w:t>
      </w:r>
      <w:r w:rsidR="00A478A6">
        <w:t>e</w:t>
      </w:r>
      <w:r>
        <w:t xml:space="preserve"> plots in een plot</w:t>
      </w:r>
      <w:bookmarkEnd w:id="35"/>
      <w:commentRangeEnd w:id="36"/>
      <w:r w:rsidR="00A84166">
        <w:rPr>
          <w:rStyle w:val="Verwijzingopmerking"/>
          <w:rFonts w:asciiTheme="minorHAnsi" w:eastAsiaTheme="minorHAnsi" w:hAnsiTheme="minorHAnsi" w:cstheme="minorBidi"/>
          <w:color w:val="auto"/>
        </w:rPr>
        <w:commentReference w:id="36"/>
      </w:r>
    </w:p>
    <w:p w14:paraId="272CA0EC" w14:textId="77777777" w:rsidR="004C4381" w:rsidRPr="004C4381" w:rsidRDefault="004C4381" w:rsidP="004C4381">
      <w:r>
        <w:t>Tot nu heb je telkens één plot gemaakt in één GUI. Het is ook mogelijk om meerder plots in één GUI te plaatsen. Dan kan m.b.v. de functie subplot(r,k,n). Deze functie krijgt drie argumenten. Het eerste argument (r) wordt gebruikt om het aantal subplots in rijen weer te geven in een GUI. Het tweede argument (k) wordt gebruikt om het aantal subplots in de kolommen weer te geven. Het laatste argument (n) daarmee selecteer je een subplot waarin moet worden getekend. Het aantal subplots hangt af van r en k. D</w:t>
      </w:r>
      <w:r w:rsidR="00756434">
        <w:t xml:space="preserve">us om een bepaalde subplot te selecteren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37" w:name="_Ref479166395"/>
      <w:r>
        <w:t xml:space="preserve">Figuur </w:t>
      </w:r>
      <w:fldSimple w:instr=" SEQ Figuur \* ARABIC ">
        <w:r w:rsidR="00642A45">
          <w:rPr>
            <w:noProof/>
          </w:rPr>
          <w:t>19</w:t>
        </w:r>
      </w:fldSimple>
      <w:bookmarkEnd w:id="37"/>
      <w:r>
        <w:t>: een voorbeeld van subplots, meerdere plots in één GUI.</w:t>
      </w:r>
    </w:p>
    <w:p w14:paraId="6BB8A6BE" w14:textId="77777777" w:rsidR="00496A6F" w:rsidRDefault="00496A6F" w:rsidP="004C4381">
      <w:pPr>
        <w:rPr>
          <w:i/>
        </w:rPr>
      </w:pPr>
    </w:p>
    <w:p w14:paraId="25E1B22C" w14:textId="77777777" w:rsidR="004C4381" w:rsidRDefault="000A71B6" w:rsidP="004C4381">
      <w:pPr>
        <w:rPr>
          <w:i/>
        </w:rPr>
      </w:pPr>
      <w:r>
        <w:rPr>
          <w:i/>
        </w:rPr>
        <w:t>Is het ook mogelijk om meer dan twee subplot</w:t>
      </w:r>
      <w:r w:rsidR="00756434">
        <w:rPr>
          <w:i/>
        </w:rPr>
        <w:t>s</w:t>
      </w:r>
      <w:r>
        <w:rPr>
          <w:i/>
        </w:rP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642A45">
        <w:t xml:space="preserve">Figuur </w:t>
      </w:r>
      <w:r w:rsidR="00642A45">
        <w:rPr>
          <w:noProof/>
        </w:rPr>
        <w:t>20</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38" w:name="_Ref478480777"/>
      <w:r>
        <w:t xml:space="preserve">Figuur </w:t>
      </w:r>
      <w:fldSimple w:instr=" SEQ Figuur \* ARABIC ">
        <w:r w:rsidR="00642A45">
          <w:rPr>
            <w:noProof/>
          </w:rPr>
          <w:t>20</w:t>
        </w:r>
      </w:fldSimple>
      <w:bookmarkEnd w:id="38"/>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77777777" w:rsidR="0081273B" w:rsidRDefault="0081273B" w:rsidP="0081273B">
      <w:pPr>
        <w:rPr>
          <w:b/>
        </w:rPr>
      </w:pPr>
      <w:r>
        <w:rPr>
          <w:b/>
        </w:rPr>
        <w:t>Probeer dit zelf te maken op basis van de voorgaande uitleg.</w:t>
      </w:r>
    </w:p>
    <w:p w14:paraId="74F55116" w14:textId="77777777" w:rsidR="0081273B" w:rsidRDefault="0081273B">
      <w:pPr>
        <w:rPr>
          <w:b/>
        </w:rPr>
      </w:pPr>
      <w:r>
        <w:rPr>
          <w:b/>
        </w:rPr>
        <w:br w:type="page"/>
      </w:r>
    </w:p>
    <w:p w14:paraId="0234A950" w14:textId="77777777" w:rsidR="00AE0CD3" w:rsidRDefault="00AE0CD3" w:rsidP="00AE0CD3">
      <w:pPr>
        <w:pStyle w:val="Kop2"/>
      </w:pPr>
      <w:bookmarkStart w:id="39" w:name="_Toc492380259"/>
      <w:r>
        <w:lastRenderedPageBreak/>
        <w:t>Verschillende plots in een aparte GUI</w:t>
      </w:r>
      <w:bookmarkEnd w:id="39"/>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0" w:name="_Ref479166354"/>
      <w:r>
        <w:t xml:space="preserve">Figuur </w:t>
      </w:r>
      <w:fldSimple w:instr=" SEQ Figuur \* ARABIC ">
        <w:r w:rsidR="00642A45">
          <w:rPr>
            <w:noProof/>
          </w:rPr>
          <w:t>21</w:t>
        </w:r>
      </w:fldSimple>
      <w:bookmarkEnd w:id="40"/>
      <w:r>
        <w:t>: in plaats van subplots is in dit voorbeeld gebruik gemaakt van twee verschillende GUI’s.</w:t>
      </w:r>
    </w:p>
    <w:p w14:paraId="1CAF0CCB" w14:textId="77777777" w:rsidR="00E828CB" w:rsidRDefault="00983323" w:rsidP="00E828CB">
      <w:r>
        <w:t xml:space="preserve">Het verschil tussen </w:t>
      </w:r>
      <w:r>
        <w:fldChar w:fldCharType="begin"/>
      </w:r>
      <w:r>
        <w:instrText xml:space="preserve"> REF _Ref479166395 \h </w:instrText>
      </w:r>
      <w:r>
        <w:fldChar w:fldCharType="separate"/>
      </w:r>
      <w:r w:rsidR="00642A45">
        <w:t xml:space="preserve">Figuur </w:t>
      </w:r>
      <w:r w:rsidR="00642A45">
        <w:rPr>
          <w:noProof/>
        </w:rPr>
        <w:t>19</w:t>
      </w:r>
      <w:r>
        <w:fldChar w:fldCharType="end"/>
      </w:r>
      <w:r>
        <w:t xml:space="preserve"> en </w:t>
      </w:r>
      <w:r>
        <w:fldChar w:fldCharType="begin"/>
      </w:r>
      <w:r>
        <w:instrText xml:space="preserve"> REF _Ref479166354 \h </w:instrText>
      </w:r>
      <w:r>
        <w:fldChar w:fldCharType="separate"/>
      </w:r>
      <w:r w:rsidR="00642A45">
        <w:t xml:space="preserve">Figuur </w:t>
      </w:r>
      <w:r w:rsidR="00642A45">
        <w:rPr>
          <w:noProof/>
        </w:rPr>
        <w:t>21</w:t>
      </w:r>
      <w:r>
        <w:fldChar w:fldCharType="end"/>
      </w:r>
      <w:r>
        <w:t xml:space="preserve"> is dat nu elke grafiek in een eigen GUI staat. Dat betekent dat één van deze GUI’s kan worden gesloten zonder dat de andere GUI’s daar last van ondervinden.</w:t>
      </w:r>
    </w:p>
    <w:p w14:paraId="028A8BEF" w14:textId="77777777" w:rsidR="00983323" w:rsidRPr="00E828CB" w:rsidRDefault="00983323" w:rsidP="00E828CB"/>
    <w:p w14:paraId="18270E8B" w14:textId="77777777" w:rsidR="000129FA" w:rsidRDefault="000129FA" w:rsidP="000129FA">
      <w:pPr>
        <w:pStyle w:val="Kop2"/>
      </w:pPr>
      <w:bookmarkStart w:id="41" w:name="_Toc492380260"/>
      <w:r>
        <w:t>Het verfraaien van een plot</w:t>
      </w:r>
      <w:bookmarkEnd w:id="41"/>
    </w:p>
    <w:p w14:paraId="2D659F40" w14:textId="77777777" w:rsidR="000129FA" w:rsidRDefault="00983323" w:rsidP="000129FA">
      <w:r>
        <w:t>Inmiddels hebben we al een paar manieren geleerd om een plot te verfraaien. Zo heb je specifieke lijnen een eigen kleur gegeven. Ook heb je een grid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2" w:name="_Ref479167836"/>
      <w:r>
        <w:t xml:space="preserve">Figuur </w:t>
      </w:r>
      <w:fldSimple w:instr=" SEQ Figuur \* ARABIC ">
        <w:r w:rsidR="00642A45">
          <w:rPr>
            <w:noProof/>
          </w:rPr>
          <w:t>22</w:t>
        </w:r>
      </w:fldSimple>
      <w:bookmarkEnd w:id="42"/>
      <w:r>
        <w:t>: Een aantal subplots met verschillende verfraaiingen. Lees zelf de code goed door om te begrijpen welke veranderingen in de code zijn doorgevoerd.</w:t>
      </w:r>
    </w:p>
    <w:p w14:paraId="73512957" w14:textId="77777777" w:rsidR="008A309B" w:rsidRDefault="008A309B" w:rsidP="008A309B">
      <w:r>
        <w:lastRenderedPageBreak/>
        <w:t xml:space="preserve">Je kunt zoals je in </w:t>
      </w:r>
      <w:r>
        <w:fldChar w:fldCharType="begin"/>
      </w:r>
      <w:r>
        <w:instrText xml:space="preserve"> REF _Ref479167836 \h </w:instrText>
      </w:r>
      <w:r>
        <w:fldChar w:fldCharType="separate"/>
      </w:r>
      <w:r w:rsidR="00642A45">
        <w:t xml:space="preserve">Figuur </w:t>
      </w:r>
      <w:r w:rsidR="00642A45">
        <w:rPr>
          <w:noProof/>
        </w:rPr>
        <w:t>22</w:t>
      </w:r>
      <w:r>
        <w:fldChar w:fldCharType="end"/>
      </w:r>
      <w:r>
        <w:t xml:space="preserve"> ziet verschillende verfraaiingen aan je plot toevoegen.</w:t>
      </w:r>
      <w:r w:rsidR="006C2082">
        <w:t xml:space="preserve"> Zo kun je de lijndikte van een plot veranderen. </w:t>
      </w:r>
    </w:p>
    <w:p w14:paraId="0BABF182" w14:textId="77777777" w:rsidR="006C2082" w:rsidRDefault="006C2082" w:rsidP="008A309B">
      <w:pPr>
        <w:rPr>
          <w:b/>
        </w:rPr>
      </w:pPr>
      <w:r>
        <w:rPr>
          <w:i/>
        </w:rPr>
        <w:t xml:space="preserve">Hoe moet dit? </w:t>
      </w:r>
      <w:r>
        <w:rPr>
          <w:b/>
        </w:rPr>
        <w:t>Leidt het antwoord af uit de co</w:t>
      </w:r>
      <w:r w:rsidRPr="006C2082">
        <w:rPr>
          <w:b/>
        </w:rPr>
        <w:t xml:space="preserve">de in </w:t>
      </w:r>
      <w:r w:rsidRPr="006C2082">
        <w:rPr>
          <w:b/>
        </w:rPr>
        <w:fldChar w:fldCharType="begin"/>
      </w:r>
      <w:r w:rsidRPr="006C2082">
        <w:rPr>
          <w:b/>
        </w:rPr>
        <w:instrText xml:space="preserve"> REF _Ref479167836 \h  \* MERGEFORMAT </w:instrText>
      </w:r>
      <w:r w:rsidRPr="006C2082">
        <w:rPr>
          <w:b/>
        </w:rPr>
      </w:r>
      <w:r w:rsidRPr="006C2082">
        <w:rPr>
          <w:b/>
        </w:rPr>
        <w:fldChar w:fldCharType="separate"/>
      </w:r>
      <w:r w:rsidR="00642A45" w:rsidRPr="00642A45">
        <w:rPr>
          <w:b/>
        </w:rPr>
        <w:t xml:space="preserve">Figuur </w:t>
      </w:r>
      <w:r w:rsidR="00642A45" w:rsidRPr="00642A45">
        <w:rPr>
          <w:b/>
          <w:noProof/>
        </w:rPr>
        <w:t>22</w:t>
      </w:r>
      <w:r w:rsidRPr="006C2082">
        <w:rPr>
          <w:b/>
        </w:rPr>
        <w:fldChar w:fldCharType="end"/>
      </w:r>
      <w:r>
        <w:rPr>
          <w:b/>
        </w:rPr>
        <w:t xml:space="preserve"> en test dit zelf uit.</w:t>
      </w:r>
    </w:p>
    <w:p w14:paraId="5E5CC84A" w14:textId="2EFDEA0E" w:rsidR="006C2082" w:rsidRPr="006C2082" w:rsidRDefault="006C2082" w:rsidP="008A309B">
      <w:r>
        <w:t xml:space="preserve">Je </w:t>
      </w:r>
      <w:r w:rsidR="00666112">
        <w:t xml:space="preserve">hebt </w:t>
      </w:r>
      <w:r>
        <w:t xml:space="preserve">inmiddels opgemaakt uit </w:t>
      </w:r>
      <w:r>
        <w:fldChar w:fldCharType="begin"/>
      </w:r>
      <w:r>
        <w:instrText xml:space="preserve"> REF _Ref479167836 \h </w:instrText>
      </w:r>
      <w:r>
        <w:fldChar w:fldCharType="separate"/>
      </w:r>
      <w:r w:rsidR="00642A45">
        <w:t xml:space="preserve">Figuur </w:t>
      </w:r>
      <w:r w:rsidR="00642A45">
        <w:rPr>
          <w:noProof/>
        </w:rPr>
        <w:t>22</w:t>
      </w:r>
      <w:r>
        <w:fldChar w:fldCharType="end"/>
      </w:r>
      <w:r>
        <w:t xml:space="preserve"> dat je niet altijd lijnen hoeft te tekenen. Je kunt ook met bepaalde symbolen werken. </w:t>
      </w:r>
    </w:p>
    <w:p w14:paraId="287CA456" w14:textId="61AFAD59" w:rsidR="006C2082" w:rsidRDefault="006C2082" w:rsidP="006C2082">
      <w:pPr>
        <w:rPr>
          <w:b/>
        </w:rPr>
      </w:pPr>
      <w:r>
        <w:rPr>
          <w:i/>
        </w:rPr>
        <w:t>Hoe kun je in</w:t>
      </w:r>
      <w:r w:rsidR="00A84166">
        <w:rPr>
          <w:i/>
        </w:rPr>
        <w:t xml:space="preserve"> </w:t>
      </w:r>
      <w:r>
        <w:rPr>
          <w:i/>
        </w:rPr>
        <w:t xml:space="preserve">plaats van een lijn enkel puntjes tekenen in een plot? </w:t>
      </w:r>
      <w:r>
        <w:rPr>
          <w:b/>
        </w:rPr>
        <w:t>Leidt het antwoord af uit de co</w:t>
      </w:r>
      <w:r w:rsidRPr="006C2082">
        <w:rPr>
          <w:b/>
        </w:rPr>
        <w:t xml:space="preserve">de in </w:t>
      </w:r>
      <w:r w:rsidRPr="006C2082">
        <w:rPr>
          <w:b/>
        </w:rPr>
        <w:fldChar w:fldCharType="begin"/>
      </w:r>
      <w:r w:rsidRPr="006C2082">
        <w:rPr>
          <w:b/>
        </w:rPr>
        <w:instrText xml:space="preserve"> REF _Ref479167836 \h  \* MERGEFORMAT </w:instrText>
      </w:r>
      <w:r w:rsidRPr="006C2082">
        <w:rPr>
          <w:b/>
        </w:rPr>
      </w:r>
      <w:r w:rsidRPr="006C2082">
        <w:rPr>
          <w:b/>
        </w:rPr>
        <w:fldChar w:fldCharType="separate"/>
      </w:r>
      <w:r w:rsidR="00642A45" w:rsidRPr="00642A45">
        <w:rPr>
          <w:b/>
        </w:rPr>
        <w:t xml:space="preserve">Figuur </w:t>
      </w:r>
      <w:r w:rsidR="00642A45" w:rsidRPr="00642A45">
        <w:rPr>
          <w:b/>
          <w:noProof/>
        </w:rPr>
        <w:t>22</w:t>
      </w:r>
      <w:r w:rsidRPr="006C2082">
        <w:rPr>
          <w:b/>
        </w:rPr>
        <w:fldChar w:fldCharType="end"/>
      </w:r>
      <w:r>
        <w:rPr>
          <w:b/>
        </w:rPr>
        <w:t xml:space="preserve"> en test dit zelf uit.</w:t>
      </w:r>
    </w:p>
    <w:p w14:paraId="50B94ED5" w14:textId="77777777" w:rsidR="006C2082" w:rsidRDefault="006C2082" w:rsidP="006C2082">
      <w:pPr>
        <w:rPr>
          <w:b/>
        </w:rPr>
      </w:pPr>
    </w:p>
    <w:p w14:paraId="7012282E" w14:textId="77777777" w:rsidR="006C2082" w:rsidRDefault="0015626C" w:rsidP="006C2082">
      <w:pPr>
        <w:pStyle w:val="Kop2"/>
      </w:pPr>
      <w:bookmarkStart w:id="43" w:name="_Toc492380261"/>
      <w:r>
        <w:t>Het opge</w:t>
      </w:r>
      <w:r w:rsidR="006C2082">
        <w:t>ven van een plotbereik</w:t>
      </w:r>
      <w:bookmarkEnd w:id="43"/>
    </w:p>
    <w:p w14:paraId="039C4EA5" w14:textId="5663996F" w:rsidR="0015626C" w:rsidRDefault="0015626C" w:rsidP="0015626C">
      <w:r>
        <w:t>Het is je misschien niet opgevallen</w:t>
      </w:r>
      <w:r w:rsidR="00666112">
        <w:t>, maar t</w:t>
      </w:r>
      <w:r>
        <w:t xml:space="preserve">ot nu toe als je iets hebt geplot dan </w:t>
      </w:r>
      <w:r w:rsidR="00666112">
        <w:t xml:space="preserve">werd </w:t>
      </w:r>
      <w:r>
        <w:t>de hele vector weergegeven. Maar is dat altijd wenselijk</w:t>
      </w:r>
      <w:r w:rsidR="00666112">
        <w:t>?</w:t>
      </w:r>
      <w:r>
        <w:t xml:space="preserve"> Nee</w:t>
      </w:r>
      <w:r w:rsidR="00666112">
        <w:t>,</w:t>
      </w:r>
      <w:r>
        <w:t xml:space="preserve"> natuurlijk niet. Soms wil je een heel specifiek deel van een plot weergeven. Maar hoe je dat? </w:t>
      </w:r>
    </w:p>
    <w:p w14:paraId="1E81D301" w14:textId="77777777" w:rsidR="0015626C" w:rsidRDefault="0015626C" w:rsidP="0015626C">
      <w:r>
        <w:t>Matlab heeft daar natuurlijk een aantal functies voor verzonnen: xlim en ylim.</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77777777" w:rsidR="0015626C" w:rsidRDefault="0015626C" w:rsidP="0015626C">
      <w:pPr>
        <w:rPr>
          <w:rFonts w:ascii="Consolas" w:hAnsi="Consolas" w:cs="Consolas"/>
        </w:rPr>
      </w:pPr>
      <w:r w:rsidRPr="0015626C">
        <w:rPr>
          <w:rFonts w:ascii="Consolas" w:hAnsi="Consolas" w:cs="Consolas"/>
        </w:rPr>
        <w:t>xlim(</w:t>
      </w:r>
      <w:r>
        <w:rPr>
          <w:rFonts w:ascii="Consolas" w:hAnsi="Consolas" w:cs="Consolas"/>
        </w:rPr>
        <w:t>[-variabelex</w:t>
      </w:r>
      <w:r w:rsidRPr="0015626C">
        <w:rPr>
          <w:rFonts w:ascii="Consolas" w:hAnsi="Consolas" w:cs="Consolas"/>
        </w:rPr>
        <w:t xml:space="preserve"> </w:t>
      </w:r>
      <w:r>
        <w:rPr>
          <w:rFonts w:ascii="Consolas" w:hAnsi="Consolas" w:cs="Consolas"/>
        </w:rPr>
        <w:t>variabelex</w:t>
      </w:r>
      <w:r w:rsidRPr="0015626C">
        <w:rPr>
          <w:rFonts w:ascii="Consolas" w:hAnsi="Consolas" w:cs="Consolas"/>
        </w:rPr>
        <w:t>])</w:t>
      </w:r>
    </w:p>
    <w:p w14:paraId="1293CEF2" w14:textId="77777777" w:rsidR="0015626C" w:rsidRPr="0015626C" w:rsidRDefault="0015626C" w:rsidP="0015626C">
      <w:r>
        <w:t>Deze regel limiteert de x-as en laat alleen een grafiek zien van –variabelex tot variabelex. Hetzelfde geldt voor de y-as:</w:t>
      </w:r>
    </w:p>
    <w:p w14:paraId="4B76C2AD" w14:textId="77777777" w:rsidR="0015626C" w:rsidRPr="0015626C" w:rsidRDefault="0015626C" w:rsidP="0015626C">
      <w:pPr>
        <w:rPr>
          <w:rFonts w:ascii="Consolas" w:hAnsi="Consolas" w:cs="Consolas"/>
        </w:rPr>
      </w:pPr>
      <w:r w:rsidRPr="0015626C">
        <w:rPr>
          <w:rFonts w:ascii="Consolas" w:hAnsi="Consolas" w:cs="Consolas"/>
        </w:rPr>
        <w:t>ylim([-</w:t>
      </w:r>
      <w:r>
        <w:rPr>
          <w:rFonts w:ascii="Consolas" w:hAnsi="Consolas" w:cs="Consolas"/>
        </w:rPr>
        <w:t>variabeley variabeley</w:t>
      </w:r>
      <w:r w:rsidRPr="0015626C">
        <w:rPr>
          <w:rFonts w:ascii="Consolas" w:hAnsi="Consolas" w:cs="Consolas"/>
        </w:rPr>
        <w:t>])</w:t>
      </w:r>
    </w:p>
    <w:p w14:paraId="2617397F" w14:textId="77777777" w:rsidR="0015626C" w:rsidRDefault="0015626C" w:rsidP="008A309B">
      <w:r>
        <w:t>Natuurlijk kun je in plaats van een variabele ook direct een getal invullen.</w:t>
      </w:r>
    </w:p>
    <w:p w14:paraId="64057E06" w14:textId="77777777" w:rsidR="00FA7FA3" w:rsidRDefault="008824BA" w:rsidP="00FA7FA3">
      <w:pPr>
        <w:keepNext/>
      </w:pPr>
      <w:r>
        <w:rPr>
          <w:noProof/>
          <w:lang w:eastAsia="nl-NL"/>
        </w:rPr>
        <w:drawing>
          <wp:inline distT="0" distB="0" distL="0" distR="0" wp14:anchorId="1089A631" wp14:editId="0BB95C21">
            <wp:extent cx="5760720" cy="288036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lot_Bereik.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fldSimple w:instr=" SEQ Figuur \* ARABIC ">
        <w:r w:rsidR="00642A45">
          <w:rPr>
            <w:noProof/>
          </w:rPr>
          <w:t>23</w:t>
        </w:r>
      </w:fldSimple>
      <w:r>
        <w:t>: twee dezelfde grafieken worden geplot, maar m.b.v. een nieuw plotbereik zien de grafieken er toch anders uit.</w:t>
      </w:r>
    </w:p>
    <w:p w14:paraId="139CEB93" w14:textId="77777777" w:rsidR="0015626C" w:rsidRDefault="0015626C"/>
    <w:p w14:paraId="06062AF7" w14:textId="77777777" w:rsidR="0015626C" w:rsidRDefault="00AE110A" w:rsidP="0015626C">
      <w:pPr>
        <w:pStyle w:val="Kop2"/>
      </w:pPr>
      <w:bookmarkStart w:id="44" w:name="_Toc492380262"/>
      <w:r>
        <w:lastRenderedPageBreak/>
        <w:t>Andere veelvoorkomende type plots</w:t>
      </w:r>
      <w:bookmarkEnd w:id="44"/>
    </w:p>
    <w:p w14:paraId="35AB00ED" w14:textId="77777777" w:rsidR="00AE110A" w:rsidRPr="00AE110A" w:rsidRDefault="00AE110A" w:rsidP="00AE110A">
      <w:r>
        <w:t>Er zijn nog meer verschillende type plots die in Matlab kunnen worden gemaakt. Het gaat echter voorbij de bedoelingen van dit document om ze allemaal te behandelen. Bovendien staat alles wat je wilt weten m.b.t. Matlab mogelijkheden online.</w:t>
      </w:r>
    </w:p>
    <w:p w14:paraId="7C4F4A9A" w14:textId="77777777" w:rsidR="00AE110A" w:rsidRPr="00AE110A" w:rsidRDefault="00AE110A" w:rsidP="00AE110A">
      <w:pPr>
        <w:pStyle w:val="Kop3"/>
      </w:pPr>
      <w:bookmarkStart w:id="45" w:name="_Toc492380263"/>
      <w:r>
        <w:t>Area plot</w:t>
      </w:r>
      <w:bookmarkEnd w:id="45"/>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fldSimple w:instr=" SEQ Figuur \* ARABIC ">
        <w:r w:rsidR="00642A45">
          <w:rPr>
            <w:noProof/>
          </w:rPr>
          <w:t>24</w:t>
        </w:r>
      </w:fldSimple>
      <w:r>
        <w:t>: Een voorbeeld van een area plot.</w:t>
      </w:r>
    </w:p>
    <w:p w14:paraId="13D28270" w14:textId="77777777" w:rsidR="008A309B" w:rsidRDefault="00AE110A" w:rsidP="008A309B">
      <w:pPr>
        <w:rPr>
          <w:b/>
        </w:rPr>
      </w:pPr>
      <w:r>
        <w:rPr>
          <w:b/>
        </w:rPr>
        <w:t>Maak nu zelf een area plot van een willekeurige wiskundige functie</w:t>
      </w:r>
    </w:p>
    <w:p w14:paraId="0DE2BE55" w14:textId="77777777" w:rsidR="00AE110A" w:rsidRDefault="00AE110A" w:rsidP="00AE110A">
      <w:pPr>
        <w:pStyle w:val="Kop3"/>
      </w:pPr>
      <w:bookmarkStart w:id="46" w:name="_Toc492380264"/>
      <w:r>
        <w:t>Histogram</w:t>
      </w:r>
      <w:bookmarkEnd w:id="46"/>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lastRenderedPageBreak/>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fldSimple w:instr=" SEQ Figuur \* ARABIC ">
        <w:r w:rsidR="00642A45">
          <w:rPr>
            <w:noProof/>
          </w:rPr>
          <w:t>25</w:t>
        </w:r>
      </w:fldSimple>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fldSimple w:instr=" SEQ Figuur \* ARABIC ">
        <w:r w:rsidR="00642A45">
          <w:rPr>
            <w:noProof/>
          </w:rPr>
          <w:t>26</w:t>
        </w:r>
      </w:fldSimple>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47" w:name="_Toc492380265"/>
      <w:r>
        <w:t>Vragen en Opdrachten</w:t>
      </w:r>
      <w:bookmarkEnd w:id="47"/>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Voeg een minor grid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77777777" w:rsidR="006C2082" w:rsidRDefault="006C2082" w:rsidP="006C2082">
      <w:pPr>
        <w:pStyle w:val="Lijstalinea"/>
        <w:numPr>
          <w:ilvl w:val="1"/>
          <w:numId w:val="24"/>
        </w:numPr>
      </w:pPr>
      <w:r>
        <w:t>Voeg een titel, x-as,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654B9548" w14:textId="77777777" w:rsidR="008A309B" w:rsidRDefault="008A309B" w:rsidP="008A309B"/>
    <w:p w14:paraId="1FAAE8E3" w14:textId="77777777" w:rsidR="008A309B" w:rsidRDefault="008A309B" w:rsidP="008A309B"/>
    <w:p w14:paraId="7AB51E5C" w14:textId="77777777" w:rsidR="008A309B" w:rsidRDefault="008A309B" w:rsidP="008A309B">
      <w:pPr>
        <w:pStyle w:val="Kop2"/>
      </w:pPr>
      <w:bookmarkStart w:id="48" w:name="_Toc492380266"/>
      <w:r>
        <w:t>Antwoorden</w:t>
      </w:r>
      <w:bookmarkEnd w:id="48"/>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43">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44">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45">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7777777" w:rsidR="0015626C" w:rsidRPr="006C2082" w:rsidRDefault="0015626C" w:rsidP="006C2082">
      <w:pPr>
        <w:pStyle w:val="Lijstalinea"/>
        <w:numPr>
          <w:ilvl w:val="0"/>
          <w:numId w:val="25"/>
        </w:numPr>
      </w:pPr>
    </w:p>
    <w:p w14:paraId="32C8C944" w14:textId="77777777" w:rsidR="006D3F95" w:rsidRDefault="006D3F95" w:rsidP="0067370C"/>
    <w:p w14:paraId="1DC63084" w14:textId="77777777" w:rsidR="00E3064E" w:rsidRDefault="00E3064E" w:rsidP="0067370C"/>
    <w:p w14:paraId="574003B4" w14:textId="77777777" w:rsidR="00E3064E" w:rsidRDefault="00E3064E" w:rsidP="0067370C"/>
    <w:p w14:paraId="4DDB02BB" w14:textId="77777777" w:rsidR="00E3064E" w:rsidRDefault="00E3064E" w:rsidP="0067370C"/>
    <w:p w14:paraId="6604A0D0" w14:textId="77777777" w:rsidR="00E3064E" w:rsidRDefault="00E3064E" w:rsidP="0067370C"/>
    <w:p w14:paraId="5A9A4672" w14:textId="77777777" w:rsidR="00E3064E" w:rsidRDefault="00E3064E" w:rsidP="0067370C"/>
    <w:p w14:paraId="6B8D590E" w14:textId="77777777" w:rsidR="00E3064E" w:rsidRDefault="00E3064E" w:rsidP="0067370C"/>
    <w:p w14:paraId="289E5F87" w14:textId="77777777" w:rsidR="00E3064E" w:rsidRDefault="00E3064E" w:rsidP="0067370C"/>
    <w:p w14:paraId="5EC3982E" w14:textId="77777777" w:rsidR="00E3064E" w:rsidRDefault="00E3064E" w:rsidP="0067370C"/>
    <w:p w14:paraId="10B20A42" w14:textId="77777777" w:rsidR="00E3064E" w:rsidRDefault="00E3064E" w:rsidP="0067370C"/>
    <w:p w14:paraId="19404EE2" w14:textId="77777777" w:rsidR="00E3064E" w:rsidRDefault="00E3064E" w:rsidP="0067370C"/>
    <w:p w14:paraId="531F03D3" w14:textId="77777777" w:rsidR="00E3064E" w:rsidRDefault="00E3064E" w:rsidP="0067370C"/>
    <w:p w14:paraId="67E299AE" w14:textId="77777777" w:rsidR="00E3064E" w:rsidRPr="0067370C" w:rsidRDefault="00E3064E" w:rsidP="0067370C"/>
    <w:p w14:paraId="5BDDFF22" w14:textId="77777777" w:rsidR="0067370C" w:rsidRDefault="0067370C" w:rsidP="0067370C">
      <w:pPr>
        <w:pStyle w:val="Lijstalinea"/>
        <w:numPr>
          <w:ilvl w:val="0"/>
          <w:numId w:val="17"/>
        </w:numPr>
        <w:spacing w:line="256" w:lineRule="auto"/>
        <w:rPr>
          <w:b/>
        </w:rPr>
      </w:pPr>
      <w:r>
        <w:rPr>
          <w:b/>
        </w:rPr>
        <w:lastRenderedPageBreak/>
        <w:t>Wk3.1: Herhaling vorige week; terminologie, booleaanse logica, set path</w:t>
      </w:r>
    </w:p>
    <w:p w14:paraId="6E91957D" w14:textId="77777777" w:rsidR="0067370C" w:rsidRDefault="0067370C" w:rsidP="0067370C">
      <w:pPr>
        <w:pStyle w:val="Lijstalinea"/>
        <w:numPr>
          <w:ilvl w:val="0"/>
          <w:numId w:val="17"/>
        </w:numPr>
        <w:spacing w:line="256" w:lineRule="auto"/>
        <w:rPr>
          <w:b/>
        </w:rPr>
      </w:pPr>
      <w:r>
        <w:rPr>
          <w:b/>
        </w:rPr>
        <w:t>Wk3.1: Tekenen in een plot(). Tekenen van een lijn of cirkel.</w:t>
      </w:r>
    </w:p>
    <w:p w14:paraId="6220C9F4" w14:textId="77777777" w:rsidR="0067370C" w:rsidRDefault="0067370C" w:rsidP="0067370C">
      <w:pPr>
        <w:pStyle w:val="Lijstalinea"/>
        <w:numPr>
          <w:ilvl w:val="0"/>
          <w:numId w:val="17"/>
        </w:numPr>
        <w:spacing w:line="256" w:lineRule="auto"/>
        <w:rPr>
          <w:b/>
        </w:rPr>
      </w:pPr>
      <w:r>
        <w:rPr>
          <w:b/>
        </w:rPr>
        <w:t>Wk3.1: Herhalen in matlab: for en while lussen</w:t>
      </w:r>
    </w:p>
    <w:p w14:paraId="1EF08510" w14:textId="77777777" w:rsidR="0067370C" w:rsidRDefault="0067370C" w:rsidP="0067370C">
      <w:pPr>
        <w:pStyle w:val="Lijstalinea"/>
        <w:numPr>
          <w:ilvl w:val="0"/>
          <w:numId w:val="17"/>
        </w:numPr>
        <w:spacing w:line="256" w:lineRule="auto"/>
        <w:rPr>
          <w:b/>
        </w:rPr>
      </w:pPr>
      <w:r>
        <w:rPr>
          <w:b/>
        </w:rPr>
        <w:t>Wk3.1: Een opdracht waarin het voorgaande allemaal wordt gecombineerd.</w:t>
      </w:r>
    </w:p>
    <w:p w14:paraId="0C2D6E1D" w14:textId="77777777" w:rsidR="0067370C" w:rsidRDefault="0067370C" w:rsidP="0067370C">
      <w:pPr>
        <w:pStyle w:val="Lijstalinea"/>
        <w:numPr>
          <w:ilvl w:val="0"/>
          <w:numId w:val="17"/>
        </w:numPr>
        <w:spacing w:line="256" w:lineRule="auto"/>
      </w:pPr>
      <w:r>
        <w:t>Wk3.2: Speciale aandacht naar matrices en vectoren (datatypes)</w:t>
      </w:r>
    </w:p>
    <w:p w14:paraId="45E603F6" w14:textId="77777777" w:rsidR="0067370C" w:rsidRDefault="0067370C" w:rsidP="0067370C">
      <w:pPr>
        <w:pStyle w:val="Lijstalinea"/>
        <w:numPr>
          <w:ilvl w:val="0"/>
          <w:numId w:val="17"/>
        </w:numPr>
        <w:spacing w:line="256" w:lineRule="auto"/>
      </w:pPr>
      <w:r>
        <w:t>Wk3.2: Het gebruiken van een door ons aangeleverde functie (connecties met: set path en functies)</w:t>
      </w:r>
    </w:p>
    <w:p w14:paraId="2432BB67" w14:textId="77777777" w:rsidR="00766596" w:rsidRDefault="00766596">
      <w:r>
        <w:br w:type="page"/>
      </w:r>
    </w:p>
    <w:p w14:paraId="494C1963" w14:textId="77777777" w:rsidR="003E5A06" w:rsidRDefault="003E5A06" w:rsidP="00766596"/>
    <w:p w14:paraId="0776C2EF" w14:textId="77777777" w:rsidR="003E5A06" w:rsidRDefault="00F63EF4" w:rsidP="00F63EF4">
      <w:pPr>
        <w:pStyle w:val="Kop1"/>
      </w:pPr>
      <w:bookmarkStart w:id="49" w:name="_Toc492380267"/>
      <w:r>
        <w:t>Bronnen</w:t>
      </w:r>
      <w:bookmarkEnd w:id="49"/>
    </w:p>
    <w:p w14:paraId="722107BD" w14:textId="77777777" w:rsidR="00F63EF4" w:rsidRPr="00F63EF4" w:rsidRDefault="009C18A7" w:rsidP="009C18A7">
      <w:pPr>
        <w:pStyle w:val="Lijstalinea"/>
        <w:numPr>
          <w:ilvl w:val="0"/>
          <w:numId w:val="19"/>
        </w:numPr>
      </w:pPr>
      <w:r w:rsidRPr="009C18A7">
        <w:t>https://nl.mathworks.com/help/matlab/matlab_prog/loop-control-statements.html?requestedDomain=www.mathworks.com#responsive_offcanvas</w:t>
      </w:r>
    </w:p>
    <w:p w14:paraId="7832D159" w14:textId="77777777" w:rsidR="003E5A06" w:rsidRDefault="003E5A06" w:rsidP="003E5A06">
      <w:pPr>
        <w:pStyle w:val="Lijstalinea"/>
      </w:pPr>
    </w:p>
    <w:p w14:paraId="50962E8E" w14:textId="77777777" w:rsidR="003E5A06" w:rsidRDefault="003E5A06" w:rsidP="003E5A06"/>
    <w:p w14:paraId="2C84D4BB" w14:textId="77777777" w:rsidR="0026685F" w:rsidRDefault="0026685F" w:rsidP="0026685F">
      <w:pPr>
        <w:pStyle w:val="Lijstalinea"/>
      </w:pPr>
    </w:p>
    <w:p w14:paraId="7EE1C6EC" w14:textId="77777777" w:rsidR="0026685F" w:rsidRDefault="0026685F" w:rsidP="0026685F">
      <w:pPr>
        <w:pStyle w:val="Lijstalinea"/>
        <w:numPr>
          <w:ilvl w:val="0"/>
          <w:numId w:val="18"/>
        </w:numPr>
      </w:pPr>
      <w:r>
        <w:t>Wk2.1: Het testen van de kennis van vorige week</w:t>
      </w:r>
    </w:p>
    <w:p w14:paraId="36994665" w14:textId="77777777" w:rsidR="0026685F" w:rsidRDefault="0026685F" w:rsidP="0026685F">
      <w:pPr>
        <w:pStyle w:val="Lijstalinea"/>
        <w:numPr>
          <w:ilvl w:val="0"/>
          <w:numId w:val="18"/>
        </w:numPr>
      </w:pPr>
      <w:r>
        <w:t>Wk2.1: Wat is een functie in Matlab? Voorbeelden van veel gebruikte functies: smooth(), max(), min(), abs(), sin(), sind(), asin(), etc.</w:t>
      </w:r>
    </w:p>
    <w:p w14:paraId="312E5181" w14:textId="77777777" w:rsidR="0026685F" w:rsidRDefault="0026685F" w:rsidP="0026685F">
      <w:pPr>
        <w:pStyle w:val="Lijstalinea"/>
        <w:numPr>
          <w:ilvl w:val="0"/>
          <w:numId w:val="18"/>
        </w:numPr>
      </w:pPr>
      <w:r>
        <w:t>Wk2.1: Het maken van een moeilijkere functie in Matlab (met matrix output) (</w:t>
      </w:r>
      <w:r>
        <w:rPr>
          <w:i/>
        </w:rPr>
        <w:t>apart onderdeel matrices en vectoren</w:t>
      </w:r>
      <w:r>
        <w:t>)</w:t>
      </w:r>
    </w:p>
    <w:p w14:paraId="58F9A046" w14:textId="77777777" w:rsidR="0026685F" w:rsidRDefault="0026685F" w:rsidP="0026685F">
      <w:pPr>
        <w:pStyle w:val="Lijstalinea"/>
        <w:numPr>
          <w:ilvl w:val="0"/>
          <w:numId w:val="18"/>
        </w:numPr>
      </w:pPr>
      <w:r>
        <w:t>Wk2.1: Matlab terminologie. Denk aan: colon, operator, indices, etc.</w:t>
      </w:r>
    </w:p>
    <w:p w14:paraId="7B86722C" w14:textId="77777777" w:rsidR="0026685F" w:rsidRDefault="0026685F" w:rsidP="0026685F">
      <w:pPr>
        <w:pStyle w:val="Lijstalinea"/>
        <w:numPr>
          <w:ilvl w:val="0"/>
          <w:numId w:val="18"/>
        </w:numPr>
      </w:pPr>
      <w:r>
        <w:t>Wk2.1: Matlab help/doc functionaliteit</w:t>
      </w:r>
    </w:p>
    <w:p w14:paraId="6FD6EC88" w14:textId="77777777" w:rsidR="0026685F" w:rsidRPr="002164C6" w:rsidRDefault="0026685F" w:rsidP="0026685F">
      <w:pPr>
        <w:pStyle w:val="Lijstalinea"/>
        <w:numPr>
          <w:ilvl w:val="0"/>
          <w:numId w:val="18"/>
        </w:numPr>
        <w:rPr>
          <w:b/>
        </w:rPr>
      </w:pPr>
      <w:r w:rsidRPr="002164C6">
        <w:rPr>
          <w:b/>
        </w:rPr>
        <w:t>Wk2.2: Booleaanse logica een hele lichte introductie (0,1, TRUE, FALSE, AND, OR) + voorbeelden en oefeningen.</w:t>
      </w:r>
    </w:p>
    <w:p w14:paraId="233D02A3" w14:textId="77777777" w:rsidR="0026685F" w:rsidRPr="002164C6" w:rsidRDefault="0026685F" w:rsidP="0026685F">
      <w:pPr>
        <w:pStyle w:val="Lijstalinea"/>
        <w:numPr>
          <w:ilvl w:val="0"/>
          <w:numId w:val="18"/>
        </w:numPr>
        <w:rPr>
          <w:b/>
        </w:rPr>
      </w:pPr>
      <w:r w:rsidRPr="002164C6">
        <w:rPr>
          <w:b/>
        </w:rPr>
        <w:t>Wk2.2: Het maken van beslissing: if-else (maak connectie met booleaanse logica)</w:t>
      </w:r>
    </w:p>
    <w:p w14:paraId="769AE9F9" w14:textId="77777777" w:rsidR="0026685F" w:rsidRPr="002164C6" w:rsidRDefault="0026685F" w:rsidP="0026685F">
      <w:pPr>
        <w:pStyle w:val="Lijstalinea"/>
        <w:numPr>
          <w:ilvl w:val="0"/>
          <w:numId w:val="18"/>
        </w:numPr>
        <w:rPr>
          <w:b/>
        </w:rPr>
      </w:pPr>
      <w:r w:rsidRPr="002164C6">
        <w:rPr>
          <w:b/>
        </w:rPr>
        <w:t>Wk2.2: Het maken van een beslissing in een functies</w:t>
      </w:r>
    </w:p>
    <w:p w14:paraId="300EEF97" w14:textId="77777777" w:rsidR="0026685F" w:rsidRPr="002164C6" w:rsidRDefault="0026685F" w:rsidP="0026685F">
      <w:pPr>
        <w:pStyle w:val="Lijstalinea"/>
        <w:numPr>
          <w:ilvl w:val="0"/>
          <w:numId w:val="18"/>
        </w:numPr>
        <w:rPr>
          <w:b/>
        </w:rPr>
      </w:pPr>
      <w:r w:rsidRPr="002164C6">
        <w:rPr>
          <w:b/>
        </w:rPr>
        <w:t xml:space="preserve">Wk2.2: Set path. Wat is het? Waarom heb je het nodig? </w:t>
      </w:r>
      <w:r w:rsidRPr="002164C6">
        <w:rPr>
          <w:b/>
          <w:i/>
        </w:rPr>
        <w:t>(variabel, ergens anders, oefening waar bij het mis gaat + connectie workspace / map overzicht GUI)</w:t>
      </w:r>
    </w:p>
    <w:p w14:paraId="480A50B1" w14:textId="77777777" w:rsidR="0026685F" w:rsidRPr="002164C6" w:rsidRDefault="0026685F" w:rsidP="0026685F">
      <w:pPr>
        <w:pStyle w:val="Lijstalinea"/>
        <w:numPr>
          <w:ilvl w:val="0"/>
          <w:numId w:val="18"/>
        </w:numPr>
        <w:rPr>
          <w:b/>
        </w:rPr>
      </w:pPr>
      <w:r w:rsidRPr="002164C6">
        <w:rPr>
          <w:b/>
        </w:rPr>
        <w:t>Wk3.1: Herhaling vorige week; terminologie, booleaanse logica, set path</w:t>
      </w:r>
    </w:p>
    <w:p w14:paraId="4EC6722A" w14:textId="77777777" w:rsidR="0026685F" w:rsidRPr="002164C6" w:rsidRDefault="0026685F" w:rsidP="0026685F">
      <w:pPr>
        <w:pStyle w:val="Lijstalinea"/>
        <w:numPr>
          <w:ilvl w:val="0"/>
          <w:numId w:val="18"/>
        </w:numPr>
        <w:rPr>
          <w:b/>
        </w:rPr>
      </w:pPr>
      <w:r w:rsidRPr="002164C6">
        <w:rPr>
          <w:b/>
        </w:rPr>
        <w:t>Wk3.1: Tekenen in een plot(). Tekenen van een lijn of cirkel.</w:t>
      </w:r>
    </w:p>
    <w:p w14:paraId="2E168342" w14:textId="77777777" w:rsidR="0026685F" w:rsidRPr="002164C6" w:rsidRDefault="0026685F" w:rsidP="0026685F">
      <w:pPr>
        <w:pStyle w:val="Lijstalinea"/>
        <w:numPr>
          <w:ilvl w:val="0"/>
          <w:numId w:val="18"/>
        </w:numPr>
        <w:rPr>
          <w:b/>
        </w:rPr>
      </w:pPr>
      <w:r w:rsidRPr="002164C6">
        <w:rPr>
          <w:b/>
        </w:rPr>
        <w:t>Wk3.1: Herhalen in matlab: for en while lussen</w:t>
      </w:r>
    </w:p>
    <w:p w14:paraId="30B65830" w14:textId="77777777" w:rsidR="0026685F" w:rsidRPr="002164C6" w:rsidRDefault="0026685F" w:rsidP="0026685F">
      <w:pPr>
        <w:pStyle w:val="Lijstalinea"/>
        <w:numPr>
          <w:ilvl w:val="0"/>
          <w:numId w:val="18"/>
        </w:numPr>
        <w:rPr>
          <w:b/>
        </w:rPr>
      </w:pPr>
      <w:r w:rsidRPr="002164C6">
        <w:rPr>
          <w:b/>
        </w:rPr>
        <w:t>Wk3.1: Een opdracht waarin het voorgaande allemaal wordt gecombineerd.</w:t>
      </w:r>
    </w:p>
    <w:p w14:paraId="5E6201C7" w14:textId="77777777" w:rsidR="0026685F" w:rsidRDefault="0026685F" w:rsidP="0026685F">
      <w:pPr>
        <w:pStyle w:val="Lijstalinea"/>
        <w:numPr>
          <w:ilvl w:val="0"/>
          <w:numId w:val="18"/>
        </w:numPr>
      </w:pPr>
      <w:r>
        <w:t>Wk3.2: Speciale aandacht naar matrices en vectoren (datatypes)</w:t>
      </w:r>
    </w:p>
    <w:p w14:paraId="70EB0F0C" w14:textId="77777777" w:rsidR="0026685F" w:rsidRDefault="0026685F" w:rsidP="0026685F">
      <w:pPr>
        <w:pStyle w:val="Lijstalinea"/>
        <w:numPr>
          <w:ilvl w:val="0"/>
          <w:numId w:val="18"/>
        </w:numPr>
      </w:pPr>
      <w:r>
        <w:t>Wk3.2: Het gebruiken van een door ons aangeleverde functie (connecties met: set path en functies)</w:t>
      </w:r>
    </w:p>
    <w:p w14:paraId="04AD44D0" w14:textId="77777777" w:rsidR="0026685F" w:rsidRDefault="0026685F" w:rsidP="0026685F">
      <w:pPr>
        <w:pStyle w:val="Lijstalinea"/>
        <w:numPr>
          <w:ilvl w:val="0"/>
          <w:numId w:val="18"/>
        </w:numPr>
      </w:pPr>
      <w:r>
        <w:t>Wk4.1: Toolboxes</w:t>
      </w:r>
    </w:p>
    <w:p w14:paraId="06358003" w14:textId="77777777" w:rsidR="0026685F" w:rsidRDefault="0026685F" w:rsidP="0026685F">
      <w:pPr>
        <w:pStyle w:val="Lijstalinea"/>
        <w:numPr>
          <w:ilvl w:val="0"/>
          <w:numId w:val="18"/>
        </w:numPr>
      </w:pPr>
      <w:r>
        <w:t xml:space="preserve">Wk4.1: Andere Matab functies (denk aan: differentieren/integreren) </w:t>
      </w:r>
    </w:p>
    <w:p w14:paraId="4D7C9927" w14:textId="77777777" w:rsidR="0026685F" w:rsidRDefault="0026685F" w:rsidP="0026685F">
      <w:pPr>
        <w:pStyle w:val="Lijstalinea"/>
        <w:numPr>
          <w:ilvl w:val="0"/>
          <w:numId w:val="18"/>
        </w:numPr>
      </w:pPr>
      <w:r>
        <w:t>Wk4.1: Uitzoeken op basis van help/doc wat een bepaalde Matlab functie doet</w:t>
      </w:r>
    </w:p>
    <w:p w14:paraId="400C517F" w14:textId="77777777" w:rsidR="0026685F" w:rsidRPr="00DC2EA6" w:rsidRDefault="0026685F" w:rsidP="0026685F">
      <w:pPr>
        <w:pStyle w:val="Lijstalinea"/>
        <w:numPr>
          <w:ilvl w:val="0"/>
          <w:numId w:val="18"/>
        </w:numPr>
        <w:rPr>
          <w:lang w:val="en-US"/>
        </w:rPr>
      </w:pPr>
      <w:r w:rsidRPr="00DC2EA6">
        <w:rPr>
          <w:lang w:val="en-US"/>
        </w:rPr>
        <w:t>Wk4.1: Error interpreteren (stack trace)</w:t>
      </w:r>
      <w:r>
        <w:rPr>
          <w:lang w:val="en-US"/>
        </w:rPr>
        <w:t xml:space="preserve"> herstel een programma</w:t>
      </w:r>
    </w:p>
    <w:p w14:paraId="339F574B" w14:textId="77777777" w:rsidR="0026685F" w:rsidRPr="002164C6" w:rsidRDefault="0026685F" w:rsidP="0026685F">
      <w:pPr>
        <w:pStyle w:val="Lijstalinea"/>
        <w:numPr>
          <w:ilvl w:val="0"/>
          <w:numId w:val="18"/>
        </w:numPr>
        <w:rPr>
          <w:b/>
        </w:rPr>
      </w:pPr>
      <w:r w:rsidRPr="002164C6">
        <w:rPr>
          <w:b/>
        </w:rPr>
        <w:t>Wk4.2: Het lezen en schrijven naar bestanden</w:t>
      </w:r>
    </w:p>
    <w:p w14:paraId="02E4B024" w14:textId="77777777" w:rsidR="0026685F" w:rsidRPr="002164C6" w:rsidRDefault="0026685F" w:rsidP="0026685F">
      <w:pPr>
        <w:pStyle w:val="Lijstalinea"/>
        <w:numPr>
          <w:ilvl w:val="0"/>
          <w:numId w:val="18"/>
        </w:numPr>
        <w:rPr>
          <w:b/>
        </w:rPr>
      </w:pPr>
      <w:r w:rsidRPr="002164C6">
        <w:rPr>
          <w:b/>
        </w:rPr>
        <w:t xml:space="preserve">Wk4.2: Werken met een .mat bestand. Wat is het? </w:t>
      </w:r>
    </w:p>
    <w:p w14:paraId="1A460B07" w14:textId="77777777" w:rsidR="0026685F" w:rsidRPr="002164C6" w:rsidRDefault="0026685F" w:rsidP="0026685F">
      <w:pPr>
        <w:pStyle w:val="Lijstalinea"/>
        <w:numPr>
          <w:ilvl w:val="0"/>
          <w:numId w:val="18"/>
        </w:numPr>
        <w:rPr>
          <w:b/>
        </w:rPr>
      </w:pPr>
      <w:r w:rsidRPr="002164C6">
        <w:rPr>
          <w:b/>
        </w:rPr>
        <w:t>Wk4.2: Een eindopdracht waarin al het voorgaande terugkomt, b.v.k. automatisch @random gegeneerd.</w:t>
      </w:r>
    </w:p>
    <w:p w14:paraId="0C21DCFF" w14:textId="77777777" w:rsidR="0026685F" w:rsidRPr="002164C6" w:rsidRDefault="0026685F" w:rsidP="0026685F">
      <w:pPr>
        <w:pStyle w:val="Lijstalinea"/>
        <w:numPr>
          <w:ilvl w:val="0"/>
          <w:numId w:val="18"/>
        </w:numPr>
        <w:rPr>
          <w:b/>
        </w:rPr>
      </w:pPr>
      <w:r w:rsidRPr="002164C6">
        <w:rPr>
          <w:b/>
        </w:rPr>
        <w:t xml:space="preserve">Wk4.2: Matlab etiquette. </w:t>
      </w:r>
    </w:p>
    <w:p w14:paraId="0A27D7C4" w14:textId="77777777" w:rsidR="00EA54D9" w:rsidRDefault="00EA54D9" w:rsidP="00673EB6"/>
    <w:sectPr w:rsidR="00EA54D9" w:rsidSect="00673EB6">
      <w:footerReference w:type="default" r:id="rId4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Trigt, B. van" w:date="2017-10-02T12:11:00Z" w:initials="TBv">
    <w:p w14:paraId="1032E961" w14:textId="6C3E2C1D" w:rsidR="00690563" w:rsidRDefault="00690563">
      <w:pPr>
        <w:pStyle w:val="Tekstopmerking"/>
      </w:pPr>
      <w:r>
        <w:rPr>
          <w:rStyle w:val="Verwijzingopmerking"/>
        </w:rPr>
        <w:annotationRef/>
      </w:r>
      <w:r>
        <w:t xml:space="preserve">Ik snap niet wat je bedoeld met deze zin, bedoel je dat het moeilijk is om te weten hoeveel het aantal herhalingen zal zijn? </w:t>
      </w:r>
    </w:p>
  </w:comment>
  <w:comment w:id="21" w:author="Trigt, B. van" w:date="2017-10-02T13:15:00Z" w:initials="TBv">
    <w:p w14:paraId="6D52B799" w14:textId="6B14B745" w:rsidR="00690563" w:rsidRDefault="00690563">
      <w:pPr>
        <w:pStyle w:val="Tekstopmerking"/>
      </w:pPr>
      <w:r>
        <w:rPr>
          <w:rStyle w:val="Verwijzingopmerking"/>
        </w:rPr>
        <w:annotationRef/>
      </w:r>
      <w:r>
        <w:t>In het voorbeeld hierboven heb je geen gebruik gemaakt van zeros.</w:t>
      </w:r>
    </w:p>
  </w:comment>
  <w:comment w:id="22" w:author="Trigt, B. van" w:date="2017-10-02T13:22:00Z" w:initials="TBv">
    <w:p w14:paraId="1B16AB82" w14:textId="72B156F3" w:rsidR="00690563" w:rsidRDefault="00690563">
      <w:pPr>
        <w:pStyle w:val="Tekstopmerking"/>
      </w:pPr>
      <w:r>
        <w:rPr>
          <w:rStyle w:val="Verwijzingopmerking"/>
        </w:rPr>
        <w:annotationRef/>
      </w:r>
      <w:r>
        <w:t xml:space="preserve">Waarom zo moeilijk, je kan hier toch gewoon bij de vorige opdracht de plus vervangen door een *? Of de bovenstaande afbeelding klopt er niet bij het antwoord wat je hier verwacht.  </w:t>
      </w:r>
    </w:p>
  </w:comment>
  <w:comment w:id="36" w:author="Gebruiker" w:date="2017-10-02T17:50:00Z" w:initials="G">
    <w:p w14:paraId="2968156D" w14:textId="7CF5E12D" w:rsidR="00A84166" w:rsidRDefault="00A84166">
      <w:pPr>
        <w:pStyle w:val="Tekstopmerking"/>
      </w:pPr>
      <w:r>
        <w:rPr>
          <w:rStyle w:val="Verwijzingopmerking"/>
        </w:rPr>
        <w:annotationRef/>
      </w:r>
      <w:r>
        <w:t>MS: ik moet hier nog uitleggen hoe de functie subplot() werkt, valt onder 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32E961" w15:done="0"/>
  <w15:commentEx w15:paraId="6D52B799" w15:done="0"/>
  <w15:commentEx w15:paraId="1B16AB82" w15:done="0"/>
  <w15:commentEx w15:paraId="296815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957F7" w14:textId="77777777" w:rsidR="00063F4B" w:rsidRDefault="00063F4B" w:rsidP="0004441A">
      <w:pPr>
        <w:spacing w:after="0" w:line="240" w:lineRule="auto"/>
      </w:pPr>
      <w:r>
        <w:separator/>
      </w:r>
    </w:p>
  </w:endnote>
  <w:endnote w:type="continuationSeparator" w:id="0">
    <w:p w14:paraId="42EE7012" w14:textId="77777777" w:rsidR="00063F4B" w:rsidRDefault="00063F4B"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77777777" w:rsidR="00690563" w:rsidRPr="00870358" w:rsidRDefault="00690563"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dataBinding w:prefixMappings="xmlns:ns0='http://purl.org/dc/elements/1.1/' xmlns:ns1='http://schemas.openxmlformats.org/package/2006/metadata/core-properties' " w:xpath="/ns1:coreProperties[1]/ns0:title[1]" w:storeItemID="{6C3C8BC8-F283-45AE-878A-BAB7291924A1}"/>
        <w:text/>
      </w:sdtPr>
      <w:sdtContent>
        <w:r w:rsidRPr="00870358">
          <w:rPr>
            <w:color w:val="808080" w:themeColor="background1" w:themeShade="80"/>
            <w:sz w:val="18"/>
          </w:rPr>
          <w:t>Biostatica</w:t>
        </w:r>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 Wk3.1</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Content>
        <w:r w:rsidRPr="00870358">
          <w:rPr>
            <w:color w:val="808080" w:themeColor="background1" w:themeShade="80"/>
            <w:sz w:val="18"/>
          </w:rPr>
          <w:t>Door Mark Schrauwen en Alistair Vardy</w:t>
        </w:r>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A84166">
      <w:rPr>
        <w:noProof/>
        <w:color w:val="808080" w:themeColor="background1" w:themeShade="80"/>
        <w:sz w:val="18"/>
      </w:rPr>
      <w:t>2</w:t>
    </w:r>
    <w:r w:rsidRPr="00870358">
      <w:rPr>
        <w:color w:val="808080" w:themeColor="background1" w:themeShade="80"/>
        <w:sz w:val="18"/>
      </w:rPr>
      <w:fldChar w:fldCharType="end"/>
    </w:r>
  </w:p>
  <w:p w14:paraId="09552F11" w14:textId="77777777" w:rsidR="00690563" w:rsidRDefault="00690563">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43C50E" w14:textId="77777777" w:rsidR="00063F4B" w:rsidRDefault="00063F4B" w:rsidP="0004441A">
      <w:pPr>
        <w:spacing w:after="0" w:line="240" w:lineRule="auto"/>
      </w:pPr>
      <w:r>
        <w:separator/>
      </w:r>
    </w:p>
  </w:footnote>
  <w:footnote w:type="continuationSeparator" w:id="0">
    <w:p w14:paraId="0BE5AD9B" w14:textId="77777777" w:rsidR="00063F4B" w:rsidRDefault="00063F4B"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68E00A9"/>
    <w:multiLevelType w:val="multilevel"/>
    <w:tmpl w:val="1D78E604"/>
    <w:lvl w:ilvl="0">
      <w:start w:val="1"/>
      <w:numFmt w:val="decimal"/>
      <w:lvlText w:val="%1."/>
      <w:lvlJc w:val="left"/>
      <w:pPr>
        <w:ind w:left="360" w:hanging="360"/>
      </w:pPr>
      <w:rPr>
        <w:rFonts w:asciiTheme="minorHAnsi" w:hAnsiTheme="minorHAnsi" w:cstheme="min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0"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3"/>
  </w:num>
  <w:num w:numId="2">
    <w:abstractNumId w:val="14"/>
  </w:num>
  <w:num w:numId="3">
    <w:abstractNumId w:val="1"/>
  </w:num>
  <w:num w:numId="4">
    <w:abstractNumId w:val="18"/>
  </w:num>
  <w:num w:numId="5">
    <w:abstractNumId w:val="9"/>
  </w:num>
  <w:num w:numId="6">
    <w:abstractNumId w:val="7"/>
  </w:num>
  <w:num w:numId="7">
    <w:abstractNumId w:val="21"/>
  </w:num>
  <w:num w:numId="8">
    <w:abstractNumId w:val="8"/>
  </w:num>
  <w:num w:numId="9">
    <w:abstractNumId w:val="16"/>
  </w:num>
  <w:num w:numId="10">
    <w:abstractNumId w:val="22"/>
  </w:num>
  <w:num w:numId="11">
    <w:abstractNumId w:val="4"/>
  </w:num>
  <w:num w:numId="12">
    <w:abstractNumId w:val="15"/>
  </w:num>
  <w:num w:numId="13">
    <w:abstractNumId w:val="6"/>
  </w:num>
  <w:num w:numId="14">
    <w:abstractNumId w:val="13"/>
  </w:num>
  <w:num w:numId="15">
    <w:abstractNumId w:val="5"/>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2"/>
  </w:num>
  <w:num w:numId="21">
    <w:abstractNumId w:val="17"/>
  </w:num>
  <w:num w:numId="22">
    <w:abstractNumId w:val="10"/>
  </w:num>
  <w:num w:numId="23">
    <w:abstractNumId w:val="20"/>
  </w:num>
  <w:num w:numId="24">
    <w:abstractNumId w:val="3"/>
  </w:num>
  <w:num w:numId="25">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igt, B. van">
    <w15:presenceInfo w15:providerId="None" w15:userId="Trigt, B. van"/>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32BFA"/>
    <w:rsid w:val="000341CA"/>
    <w:rsid w:val="00036220"/>
    <w:rsid w:val="0004441A"/>
    <w:rsid w:val="00045580"/>
    <w:rsid w:val="0005645D"/>
    <w:rsid w:val="00063F4B"/>
    <w:rsid w:val="00074B43"/>
    <w:rsid w:val="00081B1E"/>
    <w:rsid w:val="000A71B6"/>
    <w:rsid w:val="000C08BC"/>
    <w:rsid w:val="000C0B99"/>
    <w:rsid w:val="000C1B4B"/>
    <w:rsid w:val="000E1B94"/>
    <w:rsid w:val="000E25A7"/>
    <w:rsid w:val="000F63B8"/>
    <w:rsid w:val="001279A3"/>
    <w:rsid w:val="0013532F"/>
    <w:rsid w:val="00153089"/>
    <w:rsid w:val="0015626C"/>
    <w:rsid w:val="001621CE"/>
    <w:rsid w:val="00165E67"/>
    <w:rsid w:val="00170C37"/>
    <w:rsid w:val="001715FB"/>
    <w:rsid w:val="00182DD8"/>
    <w:rsid w:val="001914D9"/>
    <w:rsid w:val="001B042F"/>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A0973"/>
    <w:rsid w:val="003C4C56"/>
    <w:rsid w:val="003D2F90"/>
    <w:rsid w:val="003E5A06"/>
    <w:rsid w:val="003F0372"/>
    <w:rsid w:val="003F606B"/>
    <w:rsid w:val="003F76A1"/>
    <w:rsid w:val="004014AA"/>
    <w:rsid w:val="00421762"/>
    <w:rsid w:val="00421AD3"/>
    <w:rsid w:val="004763D7"/>
    <w:rsid w:val="00496A6F"/>
    <w:rsid w:val="004A0EB3"/>
    <w:rsid w:val="004A42E0"/>
    <w:rsid w:val="004B2D17"/>
    <w:rsid w:val="004B5A45"/>
    <w:rsid w:val="004C4381"/>
    <w:rsid w:val="004D00DB"/>
    <w:rsid w:val="004D559A"/>
    <w:rsid w:val="004D689A"/>
    <w:rsid w:val="004D7EF6"/>
    <w:rsid w:val="0054529B"/>
    <w:rsid w:val="00545FB1"/>
    <w:rsid w:val="00571943"/>
    <w:rsid w:val="00585C0F"/>
    <w:rsid w:val="005A792A"/>
    <w:rsid w:val="005B0FED"/>
    <w:rsid w:val="005B3979"/>
    <w:rsid w:val="005B580B"/>
    <w:rsid w:val="005C1873"/>
    <w:rsid w:val="005C2264"/>
    <w:rsid w:val="005E4667"/>
    <w:rsid w:val="005F1316"/>
    <w:rsid w:val="006007FC"/>
    <w:rsid w:val="00601E05"/>
    <w:rsid w:val="0060321D"/>
    <w:rsid w:val="00610742"/>
    <w:rsid w:val="006145B9"/>
    <w:rsid w:val="006249EA"/>
    <w:rsid w:val="00640050"/>
    <w:rsid w:val="00642A45"/>
    <w:rsid w:val="00646172"/>
    <w:rsid w:val="00666112"/>
    <w:rsid w:val="006735E3"/>
    <w:rsid w:val="0067370C"/>
    <w:rsid w:val="006737C9"/>
    <w:rsid w:val="00673EB6"/>
    <w:rsid w:val="00675F9E"/>
    <w:rsid w:val="00677EED"/>
    <w:rsid w:val="00690563"/>
    <w:rsid w:val="006A3ED2"/>
    <w:rsid w:val="006B0FFD"/>
    <w:rsid w:val="006C2082"/>
    <w:rsid w:val="006D3F95"/>
    <w:rsid w:val="006E14AC"/>
    <w:rsid w:val="006E19CE"/>
    <w:rsid w:val="006F1A69"/>
    <w:rsid w:val="006F67AB"/>
    <w:rsid w:val="00710088"/>
    <w:rsid w:val="00720E15"/>
    <w:rsid w:val="00721949"/>
    <w:rsid w:val="007251E8"/>
    <w:rsid w:val="00725F8B"/>
    <w:rsid w:val="00737465"/>
    <w:rsid w:val="0075020A"/>
    <w:rsid w:val="00756434"/>
    <w:rsid w:val="00766596"/>
    <w:rsid w:val="007850B5"/>
    <w:rsid w:val="00796233"/>
    <w:rsid w:val="007A0FC0"/>
    <w:rsid w:val="007C5374"/>
    <w:rsid w:val="007C6B74"/>
    <w:rsid w:val="007C72EA"/>
    <w:rsid w:val="007E5ADF"/>
    <w:rsid w:val="007F4B17"/>
    <w:rsid w:val="0081273B"/>
    <w:rsid w:val="00843C60"/>
    <w:rsid w:val="00845A04"/>
    <w:rsid w:val="00855F1D"/>
    <w:rsid w:val="00870358"/>
    <w:rsid w:val="008824BA"/>
    <w:rsid w:val="008946AF"/>
    <w:rsid w:val="008A1AD0"/>
    <w:rsid w:val="008A309B"/>
    <w:rsid w:val="008C5B95"/>
    <w:rsid w:val="008E5F5D"/>
    <w:rsid w:val="008F10CC"/>
    <w:rsid w:val="009011C7"/>
    <w:rsid w:val="00902C38"/>
    <w:rsid w:val="00903860"/>
    <w:rsid w:val="0092797D"/>
    <w:rsid w:val="00932826"/>
    <w:rsid w:val="00944565"/>
    <w:rsid w:val="00947F70"/>
    <w:rsid w:val="00953D7C"/>
    <w:rsid w:val="009574AA"/>
    <w:rsid w:val="009764DE"/>
    <w:rsid w:val="00983323"/>
    <w:rsid w:val="009920C1"/>
    <w:rsid w:val="00993A3C"/>
    <w:rsid w:val="009961A4"/>
    <w:rsid w:val="009965ED"/>
    <w:rsid w:val="009A29B2"/>
    <w:rsid w:val="009A77A8"/>
    <w:rsid w:val="009B32E0"/>
    <w:rsid w:val="009C18A7"/>
    <w:rsid w:val="009D0633"/>
    <w:rsid w:val="009E5E75"/>
    <w:rsid w:val="009E5FB7"/>
    <w:rsid w:val="009F707E"/>
    <w:rsid w:val="00A03169"/>
    <w:rsid w:val="00A25365"/>
    <w:rsid w:val="00A478A6"/>
    <w:rsid w:val="00A52E2B"/>
    <w:rsid w:val="00A56E51"/>
    <w:rsid w:val="00A57DE8"/>
    <w:rsid w:val="00A8270F"/>
    <w:rsid w:val="00A84166"/>
    <w:rsid w:val="00A93B8F"/>
    <w:rsid w:val="00A93BE1"/>
    <w:rsid w:val="00AA0556"/>
    <w:rsid w:val="00AA6F25"/>
    <w:rsid w:val="00AC735B"/>
    <w:rsid w:val="00AE0CD3"/>
    <w:rsid w:val="00AE110A"/>
    <w:rsid w:val="00AF76F5"/>
    <w:rsid w:val="00B01664"/>
    <w:rsid w:val="00B02760"/>
    <w:rsid w:val="00B04332"/>
    <w:rsid w:val="00B123DF"/>
    <w:rsid w:val="00B1317E"/>
    <w:rsid w:val="00B13F1D"/>
    <w:rsid w:val="00B23892"/>
    <w:rsid w:val="00B309FF"/>
    <w:rsid w:val="00B44E9C"/>
    <w:rsid w:val="00B50278"/>
    <w:rsid w:val="00B54F46"/>
    <w:rsid w:val="00B65857"/>
    <w:rsid w:val="00B7021B"/>
    <w:rsid w:val="00B72CFA"/>
    <w:rsid w:val="00B75AB5"/>
    <w:rsid w:val="00B84051"/>
    <w:rsid w:val="00B96107"/>
    <w:rsid w:val="00BB6C33"/>
    <w:rsid w:val="00BE3E29"/>
    <w:rsid w:val="00C2594A"/>
    <w:rsid w:val="00C25B7E"/>
    <w:rsid w:val="00C26DD1"/>
    <w:rsid w:val="00C46AF5"/>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63CF3"/>
    <w:rsid w:val="00D67BDA"/>
    <w:rsid w:val="00D75B78"/>
    <w:rsid w:val="00D766E2"/>
    <w:rsid w:val="00DB2FDF"/>
    <w:rsid w:val="00DC4130"/>
    <w:rsid w:val="00DE134B"/>
    <w:rsid w:val="00DF5F1A"/>
    <w:rsid w:val="00DF611E"/>
    <w:rsid w:val="00E013DE"/>
    <w:rsid w:val="00E3064E"/>
    <w:rsid w:val="00E31249"/>
    <w:rsid w:val="00E33593"/>
    <w:rsid w:val="00E46BD1"/>
    <w:rsid w:val="00E51C68"/>
    <w:rsid w:val="00E54A44"/>
    <w:rsid w:val="00E81575"/>
    <w:rsid w:val="00E828CB"/>
    <w:rsid w:val="00EA54D9"/>
    <w:rsid w:val="00EE135A"/>
    <w:rsid w:val="00F04FC3"/>
    <w:rsid w:val="00F07239"/>
    <w:rsid w:val="00F079AF"/>
    <w:rsid w:val="00F32E6D"/>
    <w:rsid w:val="00F35336"/>
    <w:rsid w:val="00F54AC3"/>
    <w:rsid w:val="00F63EF4"/>
    <w:rsid w:val="00F6461D"/>
    <w:rsid w:val="00F856EE"/>
    <w:rsid w:val="00F96479"/>
    <w:rsid w:val="00FA143D"/>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microsoft.com/office/2011/relationships/commentsExtended" Target="commentsExtended.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mailto:mjschrau@hhs.nl"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microsoft.com/office/2011/relationships/people" Target="peop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comments" Target="comments.xm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04F451A-31BF-48E3-B6FE-1BEA7B9E8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1</Pages>
  <Words>4522</Words>
  <Characters>24875</Characters>
  <Application>Microsoft Office Word</Application>
  <DocSecurity>0</DocSecurity>
  <Lines>207</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29339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96</cp:revision>
  <cp:lastPrinted>2017-02-25T14:26:00Z</cp:lastPrinted>
  <dcterms:created xsi:type="dcterms:W3CDTF">2017-02-08T13:45:00Z</dcterms:created>
  <dcterms:modified xsi:type="dcterms:W3CDTF">2017-10-02T15:53:00Z</dcterms:modified>
  <cp:category>Matlab Wk3.1</cp:category>
</cp:coreProperties>
</file>